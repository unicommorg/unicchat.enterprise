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3796338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A409AC" w:rsidRPr="00ED583E" w:rsidRDefault="00ED583E">
          <w:pPr>
            <w:pStyle w:val="a3"/>
          </w:pPr>
          <w:r>
            <w:t>Оглавление</w:t>
          </w:r>
        </w:p>
        <w:p w:rsidR="00DC2467" w:rsidRDefault="00A409AC">
          <w:pPr>
            <w:pStyle w:val="11"/>
            <w:tabs>
              <w:tab w:val="right" w:leader="dot" w:pos="9628"/>
            </w:tabs>
            <w:rPr>
              <w:rFonts w:cstheme="minorBidi"/>
              <w:noProof/>
            </w:rPr>
          </w:pPr>
          <w:r>
            <w:fldChar w:fldCharType="begin"/>
          </w:r>
          <w:r w:rsidRPr="00A409AC">
            <w:rPr>
              <w:lang w:val="en-GB"/>
            </w:rPr>
            <w:instrText xml:space="preserve"> TOC \o "1-3" \h \z \u </w:instrText>
          </w:r>
          <w:r>
            <w:fldChar w:fldCharType="separate"/>
          </w:r>
          <w:hyperlink w:anchor="_Toc234250393" w:history="1">
            <w:r w:rsidR="00DC2467" w:rsidRPr="00DC6895">
              <w:rPr>
                <w:rStyle w:val="aa"/>
                <w:noProof/>
              </w:rPr>
              <w:t>Администрирование рабочего пространства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394" w:history="1">
            <w:r w:rsidR="00DC2467" w:rsidRPr="00DC6895">
              <w:rPr>
                <w:rStyle w:val="aa"/>
                <w:noProof/>
              </w:rPr>
              <w:t>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Рабочая область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395" w:history="1">
            <w:r w:rsidR="00DC2467" w:rsidRPr="00DC6895">
              <w:rPr>
                <w:rStyle w:val="aa"/>
                <w:rFonts w:cstheme="majorHAnsi"/>
                <w:noProof/>
              </w:rPr>
              <w:t>1.1.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Рабочая область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4250396" w:history="1">
            <w:r w:rsidR="00DC2467" w:rsidRPr="00DC6895">
              <w:rPr>
                <w:rStyle w:val="aa"/>
                <w:noProof/>
              </w:rPr>
              <w:t>1.1.1.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Статус рабочей области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320"/>
              <w:tab w:val="right" w:leader="dot" w:pos="9628"/>
            </w:tabs>
            <w:rPr>
              <w:rFonts w:cstheme="minorBidi"/>
              <w:noProof/>
            </w:rPr>
          </w:pPr>
          <w:hyperlink w:anchor="_Toc234250397" w:history="1">
            <w:r w:rsidR="00DC2467" w:rsidRPr="00DC6895">
              <w:rPr>
                <w:rStyle w:val="aa"/>
                <w:noProof/>
              </w:rPr>
              <w:t>1.1.2.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Использование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398" w:history="1">
            <w:r w:rsidR="00DC2467" w:rsidRPr="00DC6895">
              <w:rPr>
                <w:rStyle w:val="aa"/>
                <w:noProof/>
              </w:rPr>
              <w:t>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Подписка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399" w:history="1">
            <w:r w:rsidR="00DC2467" w:rsidRPr="00DC6895">
              <w:rPr>
                <w:rStyle w:val="aa"/>
                <w:noProof/>
              </w:rPr>
              <w:t>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Панель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_Toc234250399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00" w:history="1">
            <w:r w:rsidR="00DC2467" w:rsidRPr="00DC6895">
              <w:rPr>
                <w:rStyle w:val="aa"/>
                <w:noProof/>
              </w:rPr>
              <w:t>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Модерация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01" w:history="1">
            <w:r w:rsidR="00DC2467" w:rsidRPr="00DC6895">
              <w:rPr>
                <w:rStyle w:val="aa"/>
                <w:noProof/>
              </w:rPr>
              <w:t>4.1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Сообщения, о которых сообщалось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02" w:history="1">
            <w:r w:rsidR="00DC2467" w:rsidRPr="00DC6895">
              <w:rPr>
                <w:rStyle w:val="aa"/>
                <w:noProof/>
              </w:rPr>
              <w:t>4.2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Действия по сообщенным сообщениям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03" w:history="1">
            <w:r w:rsidR="00DC2467" w:rsidRPr="00DC6895">
              <w:rPr>
                <w:rStyle w:val="aa"/>
                <w:noProof/>
              </w:rPr>
              <w:t>4.3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Сообщенные пользователи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04" w:history="1">
            <w:r w:rsidR="00DC2467" w:rsidRPr="00DC6895">
              <w:rPr>
                <w:rStyle w:val="aa"/>
                <w:bCs/>
                <w:noProof/>
              </w:rPr>
              <w:t>4.4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bCs/>
                <w:noProof/>
              </w:rPr>
              <w:t>Действия зарегистрированных пользователей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05" w:history="1">
            <w:r w:rsidR="00DC2467" w:rsidRPr="00DC6895">
              <w:rPr>
                <w:rStyle w:val="aa"/>
                <w:noProof/>
              </w:rPr>
              <w:t>4.5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Отчеты о поиске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06" w:history="1">
            <w:r w:rsidR="00DC2467" w:rsidRPr="00DC6895">
              <w:rPr>
                <w:rStyle w:val="aa"/>
                <w:noProof/>
              </w:rPr>
              <w:t>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Федерация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07" w:history="1">
            <w:r w:rsidR="00DC2467" w:rsidRPr="00DC6895">
              <w:rPr>
                <w:rStyle w:val="aa"/>
                <w:noProof/>
              </w:rPr>
              <w:t>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Комнаты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08" w:history="1">
            <w:r w:rsidR="00DC2467" w:rsidRPr="00DC6895">
              <w:rPr>
                <w:rStyle w:val="aa"/>
                <w:noProof/>
              </w:rPr>
              <w:t>6.1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Изменить данные комнаты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right" w:leader="dot" w:pos="9628"/>
            </w:tabs>
            <w:rPr>
              <w:rFonts w:cstheme="minorBidi"/>
              <w:noProof/>
            </w:rPr>
          </w:pPr>
          <w:hyperlink w:anchor="_Toc234250409" w:history="1">
            <w:r w:rsidR="00DC2467" w:rsidRPr="00DC6895">
              <w:rPr>
                <w:rStyle w:val="aa"/>
                <w:rFonts w:eastAsiaTheme="minorHAnsi" w:cstheme="minorHAnsi"/>
                <w:noProof/>
              </w:rPr>
              <w:t>Чтобы просмотреть или обновить комнату, выполните следующие действия: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_Toc234250409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10" w:history="1">
            <w:r w:rsidR="00DC2467" w:rsidRPr="00DC6895">
              <w:rPr>
                <w:rStyle w:val="aa"/>
                <w:noProof/>
              </w:rPr>
              <w:t>6.2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Удалить комнату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11" w:history="1">
            <w:r w:rsidR="00DC2467" w:rsidRPr="00DC6895">
              <w:rPr>
                <w:rStyle w:val="aa"/>
                <w:noProof/>
              </w:rPr>
              <w:t>6.3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Обсуждения и темы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12" w:history="1">
            <w:r w:rsidR="00DC2467" w:rsidRPr="00DC6895">
              <w:rPr>
                <w:rStyle w:val="aa"/>
                <w:noProof/>
              </w:rPr>
              <w:t>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Пользователи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13" w:history="1">
            <w:r w:rsidR="00DC2467" w:rsidRPr="00DC6895">
              <w:rPr>
                <w:rStyle w:val="aa"/>
                <w:noProof/>
              </w:rPr>
              <w:t>7.1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Добавление пользователей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14" w:history="1">
            <w:r w:rsidR="00DC2467" w:rsidRPr="00DC6895">
              <w:rPr>
                <w:rStyle w:val="aa"/>
                <w:noProof/>
              </w:rPr>
              <w:t>7.2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Пригласить пользователей по электронной почте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15" w:history="1">
            <w:r w:rsidR="00DC2467" w:rsidRPr="00DC6895">
              <w:rPr>
                <w:rStyle w:val="aa"/>
                <w:noProof/>
              </w:rPr>
              <w:t>7.3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Добавить нового пользователя вручную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16" w:history="1">
            <w:r w:rsidR="00DC2467" w:rsidRPr="00DC6895">
              <w:rPr>
                <w:rStyle w:val="aa"/>
                <w:noProof/>
              </w:rPr>
              <w:t>7.4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Список пользователей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17" w:history="1">
            <w:r w:rsidR="00DC2467" w:rsidRPr="00DC6895">
              <w:rPr>
                <w:rStyle w:val="aa"/>
                <w:noProof/>
              </w:rPr>
              <w:t>7.5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Сброс пароля пользователя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18" w:history="1">
            <w:r w:rsidR="00DC2467" w:rsidRPr="00DC6895">
              <w:rPr>
                <w:rStyle w:val="aa"/>
                <w:noProof/>
              </w:rPr>
              <w:t>7.6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Сброс ключа пользователя E2EE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19" w:history="1">
            <w:r w:rsidR="00DC2467" w:rsidRPr="00DC6895">
              <w:rPr>
                <w:rStyle w:val="aa"/>
                <w:noProof/>
              </w:rPr>
              <w:t>7.7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Сбросить TOTP пользователя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_Toc234250419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0" w:history="1">
            <w:r w:rsidR="00DC2467" w:rsidRPr="00DC6895">
              <w:rPr>
                <w:rStyle w:val="aa"/>
                <w:noProof/>
              </w:rPr>
              <w:t>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Деактивировать и удалить пользователя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1" w:history="1">
            <w:r w:rsidR="00DC2467" w:rsidRPr="00DC6895">
              <w:rPr>
                <w:rStyle w:val="aa"/>
                <w:noProof/>
              </w:rPr>
              <w:t>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Приглашения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2" w:history="1">
            <w:r w:rsidR="00DC2467" w:rsidRPr="00DC6895">
              <w:rPr>
                <w:rStyle w:val="aa"/>
                <w:noProof/>
              </w:rPr>
              <w:t>10.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Пользовательский статус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23" w:history="1">
            <w:r w:rsidR="00DC2467" w:rsidRPr="00DC6895">
              <w:rPr>
                <w:rStyle w:val="aa"/>
                <w:bCs/>
                <w:noProof/>
              </w:rPr>
              <w:t>10.1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bCs/>
                <w:noProof/>
              </w:rPr>
              <w:t>Добавить пользовательский статус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4" w:history="1">
            <w:r w:rsidR="00DC2467" w:rsidRPr="00DC6895">
              <w:rPr>
                <w:rStyle w:val="aa"/>
                <w:bCs/>
                <w:noProof/>
              </w:rPr>
              <w:t>10.2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bCs/>
                <w:noProof/>
              </w:rPr>
              <w:t>Редактирование и удаление пользовательских статусов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31"/>
            <w:tabs>
              <w:tab w:val="left" w:pos="1100"/>
              <w:tab w:val="right" w:leader="dot" w:pos="9628"/>
            </w:tabs>
            <w:rPr>
              <w:rFonts w:cstheme="minorBidi"/>
              <w:noProof/>
            </w:rPr>
          </w:pPr>
          <w:hyperlink w:anchor="_Toc234250425" w:history="1">
            <w:r w:rsidR="00DC2467" w:rsidRPr="00DC6895">
              <w:rPr>
                <w:rStyle w:val="aa"/>
                <w:noProof/>
              </w:rPr>
              <w:t>10.3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bCs/>
                <w:noProof/>
              </w:rPr>
              <w:t>Служба присутствия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6" w:history="1">
            <w:r w:rsidR="00DC2467" w:rsidRPr="00DC6895">
              <w:rPr>
                <w:rStyle w:val="aa"/>
                <w:noProof/>
              </w:rPr>
              <w:t>11.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Права доступа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7" w:history="1">
            <w:r w:rsidR="00DC2467" w:rsidRPr="00DC6895">
              <w:rPr>
                <w:rStyle w:val="aa"/>
                <w:noProof/>
              </w:rPr>
              <w:t>12.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Управление устройствами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8" w:history="1">
            <w:r w:rsidR="00DC2467" w:rsidRPr="00DC6895">
              <w:rPr>
                <w:rStyle w:val="aa"/>
                <w:rFonts w:eastAsia="Times New Roman"/>
                <w:noProof/>
              </w:rPr>
              <w:t>12.1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Просмотр информации о связанном устройстве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29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12.2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Поиск устройств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_Toc234250429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0" w:history="1">
            <w:r w:rsidR="00DC2467" w:rsidRPr="00DC6895">
              <w:rPr>
                <w:rStyle w:val="aa"/>
                <w:rFonts w:eastAsia="Times New Roman"/>
                <w:noProof/>
              </w:rPr>
              <w:t>12.3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Выход из устройства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1" w:history="1">
            <w:r w:rsidR="00DC2467" w:rsidRPr="00DC6895">
              <w:rPr>
                <w:rStyle w:val="aa"/>
                <w:noProof/>
              </w:rPr>
              <w:t>13.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 xml:space="preserve">Настройка </w:t>
            </w:r>
            <w:r w:rsidR="00DC2467" w:rsidRPr="00DC6895">
              <w:rPr>
                <w:rStyle w:val="aa"/>
                <w:rFonts w:eastAsia="Times New Roman"/>
                <w:noProof/>
                <w:lang w:val="en-US"/>
              </w:rPr>
              <w:t>stealth</w:t>
            </w:r>
            <w:r w:rsidR="00DC2467" w:rsidRPr="00DC6895">
              <w:rPr>
                <w:rStyle w:val="aa"/>
                <w:rFonts w:eastAsia="Times New Roman"/>
                <w:noProof/>
              </w:rPr>
              <w:t xml:space="preserve"> режима и хранения кеша мобильных устройств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2" w:history="1">
            <w:r w:rsidR="00DC2467" w:rsidRPr="00DC6895">
              <w:rPr>
                <w:rStyle w:val="aa"/>
                <w:noProof/>
              </w:rPr>
              <w:t>14.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Почтовые ящики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3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14.1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Ответ на входящие сообщения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4" w:history="1">
            <w:r w:rsidR="00DC2467" w:rsidRPr="00DC6895">
              <w:rPr>
                <w:rStyle w:val="aa"/>
                <w:rFonts w:eastAsia="Times New Roman"/>
                <w:noProof/>
              </w:rPr>
              <w:t>14.2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Приглашение пользователя в почтовый ящик электронной почты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5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14.3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Ответить на электронное письмо с вложением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6" w:history="1">
            <w:r w:rsidR="00DC2467" w:rsidRPr="00DC6895">
              <w:rPr>
                <w:rStyle w:val="aa"/>
                <w:bCs/>
                <w:noProof/>
              </w:rPr>
              <w:t>15.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Вход через сторонние сервисы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7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15.1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Добавить новое подключение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19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8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15.2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Настройка интеграции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39" w:history="1">
            <w:r w:rsidR="00DC2467" w:rsidRPr="00DC6895">
              <w:rPr>
                <w:rStyle w:val="aa"/>
                <w:bCs/>
                <w:noProof/>
              </w:rPr>
              <w:t>16.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Интеграции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_Toc234250439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0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16.1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Доступные интеграции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1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16.2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Входящая интеграция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2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16.3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Подробности по использованию скрипта для входящей интеграции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3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16.4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Исходящая интеграция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4" w:history="1">
            <w:r w:rsidR="00DC2467" w:rsidRPr="00DC6895">
              <w:rPr>
                <w:rStyle w:val="aa"/>
                <w:rFonts w:eastAsia="Times New Roman"/>
                <w:noProof/>
              </w:rPr>
              <w:t>16.5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noProof/>
              </w:rPr>
              <w:t>Подробности по использованию скрипта для исходящей интеграции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26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5" w:history="1">
            <w:r w:rsidR="00DC2467" w:rsidRPr="00DC6895">
              <w:rPr>
                <w:rStyle w:val="aa"/>
                <w:bCs/>
                <w:noProof/>
              </w:rPr>
              <w:t>17.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Импорт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6" w:history="1">
            <w:r w:rsidR="00DC2467" w:rsidRPr="00DC6895">
              <w:rPr>
                <w:rStyle w:val="aa"/>
                <w:bCs/>
                <w:noProof/>
              </w:rPr>
              <w:t>18.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Отчёты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7" w:history="1">
            <w:r w:rsidR="00DC2467" w:rsidRPr="00DC6895">
              <w:rPr>
                <w:rStyle w:val="aa"/>
                <w:bCs/>
                <w:noProof/>
              </w:rPr>
              <w:t>19.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Звуки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8" w:history="1">
            <w:r w:rsidR="00DC2467" w:rsidRPr="00DC6895">
              <w:rPr>
                <w:rStyle w:val="aa"/>
                <w:bCs/>
                <w:noProof/>
              </w:rPr>
              <w:t>20.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Эмодзи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49" w:history="1">
            <w:r w:rsidR="00DC2467" w:rsidRPr="00DC6895">
              <w:rPr>
                <w:rStyle w:val="aa"/>
                <w:bCs/>
                <w:noProof/>
              </w:rPr>
              <w:t>21.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Аудит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_Toc234250449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0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Поиск и просмотр сообщений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1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21.1.1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 каналу/комнате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2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21.1.2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 пользователям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3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21.1.3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 личным сообщениям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4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21.1.4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 омниканалам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5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Автоотчёты по аудиту рабочего пространства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6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21.2.1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Комнаты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7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21.2.2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Пользователи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8" w:history="1">
            <w:r w:rsidR="00DC2467" w:rsidRPr="00DC6895">
              <w:rPr>
                <w:rStyle w:val="aa"/>
                <w:bCs/>
                <w:noProof/>
              </w:rPr>
              <w:t>22.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DLP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59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22.1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 xml:space="preserve">Настройка приложения </w:t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DLP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_Toc234250459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0" w:history="1">
            <w:r w:rsidR="00DC2467" w:rsidRPr="00DC6895">
              <w:rPr>
                <w:rStyle w:val="aa"/>
                <w:bCs/>
                <w:noProof/>
              </w:rPr>
              <w:t>23.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Активы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1" w:history="1">
            <w:r w:rsidR="00DC2467" w:rsidRPr="00DC6895">
              <w:rPr>
                <w:rStyle w:val="aa"/>
                <w:bCs/>
                <w:noProof/>
              </w:rPr>
              <w:t>24.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Аналитика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2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24.1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Google Аналитика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3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24.2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Piwik</w:t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 xml:space="preserve"> Аналитика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4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24.3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Установ</w:t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ка</w:t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 xml:space="preserve"> функци</w:t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й</w:t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 xml:space="preserve"> отслеживания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5" w:history="1">
            <w:r w:rsidR="00DC2467" w:rsidRPr="00DC6895">
              <w:rPr>
                <w:rStyle w:val="aa"/>
                <w:bCs/>
                <w:noProof/>
              </w:rPr>
              <w:t>25.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Боты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6" w:history="1">
            <w:r w:rsidR="00DC2467" w:rsidRPr="00DC6895">
              <w:rPr>
                <w:rStyle w:val="aa"/>
                <w:bCs/>
                <w:noProof/>
              </w:rPr>
              <w:t>26.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Redmine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7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26.1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 xml:space="preserve">Настройка интеграции </w:t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Redmine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8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26.2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 xml:space="preserve">Предоставление пользователям </w:t>
            </w:r>
            <w:r w:rsidR="00DC2467" w:rsidRPr="00DC6895">
              <w:rPr>
                <w:rStyle w:val="aa"/>
                <w:noProof/>
                <w:lang w:val="en-US"/>
              </w:rPr>
              <w:t>API</w:t>
            </w:r>
            <w:r w:rsidR="00DC2467" w:rsidRPr="00DC6895">
              <w:rPr>
                <w:rStyle w:val="aa"/>
                <w:noProof/>
              </w:rPr>
              <w:t xml:space="preserve"> ключей доступа к </w:t>
            </w:r>
            <w:r w:rsidR="00DC2467" w:rsidRPr="00DC6895">
              <w:rPr>
                <w:rStyle w:val="aa"/>
                <w:noProof/>
                <w:lang w:val="en-US"/>
              </w:rPr>
              <w:t>Redmine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69" w:history="1">
            <w:r w:rsidR="00DC2467" w:rsidRPr="00DC6895">
              <w:rPr>
                <w:rStyle w:val="aa"/>
                <w:bCs/>
                <w:noProof/>
              </w:rPr>
              <w:t>27.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Видеоконференция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_Toc234250469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0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27.1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Запись конференции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1" w:history="1">
            <w:r w:rsidR="00DC2467" w:rsidRPr="00DC6895">
              <w:rPr>
                <w:rStyle w:val="aa"/>
                <w:bCs/>
                <w:noProof/>
              </w:rPr>
              <w:t>28.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Внешний вид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2" w:history="1">
            <w:r w:rsidR="00DC2467" w:rsidRPr="00DC6895">
              <w:rPr>
                <w:rStyle w:val="aa"/>
                <w:bCs/>
                <w:noProof/>
              </w:rPr>
              <w:t>29.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Выгрузка пользовательских данных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3" w:history="1">
            <w:r w:rsidR="00DC2467" w:rsidRPr="00DC6895">
              <w:rPr>
                <w:rStyle w:val="aa"/>
                <w:bCs/>
                <w:noProof/>
              </w:rPr>
              <w:t>30.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Загрузка файлов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4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30.1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Общие настройки загрузки файлов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39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5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30.2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 xml:space="preserve">Настройка </w:t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S3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6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30.3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Настройка Файловой системы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7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30.4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Настройка хранилища WebDAV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8" w:history="1">
            <w:r w:rsidR="00DC2467" w:rsidRPr="00DC6895">
              <w:rPr>
                <w:rStyle w:val="aa"/>
                <w:bCs/>
                <w:noProof/>
              </w:rPr>
              <w:t>31.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Колл-центр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79" w:history="1">
            <w:r w:rsidR="00DC2467" w:rsidRPr="00DC6895">
              <w:rPr>
                <w:rStyle w:val="aa"/>
                <w:bCs/>
                <w:noProof/>
              </w:rPr>
              <w:t>32.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Конфиденциальная беседа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_Toc234250479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42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0" w:history="1">
            <w:r w:rsidR="00DC2467" w:rsidRPr="00DC6895">
              <w:rPr>
                <w:rStyle w:val="aa"/>
                <w:bCs/>
                <w:noProof/>
              </w:rPr>
              <w:t>33.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Логи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1" w:history="1">
            <w:r w:rsidR="00DC2467" w:rsidRPr="00DC6895">
              <w:rPr>
                <w:rStyle w:val="aa"/>
                <w:rFonts w:eastAsia="Times New Roman"/>
                <w:bCs/>
                <w:noProof/>
              </w:rPr>
              <w:t>33.1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 xml:space="preserve">Настройка выдачи логов в формате </w:t>
            </w:r>
            <w:r w:rsidR="00DC2467" w:rsidRPr="00DC6895">
              <w:rPr>
                <w:rStyle w:val="aa"/>
                <w:rFonts w:eastAsia="Times New Roman"/>
                <w:bCs/>
                <w:noProof/>
                <w:lang w:val="en-US"/>
              </w:rPr>
              <w:t>Prometheus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2" w:history="1">
            <w:r w:rsidR="00DC2467" w:rsidRPr="00DC6895">
              <w:rPr>
                <w:rStyle w:val="aa"/>
                <w:bCs/>
                <w:noProof/>
              </w:rPr>
              <w:t>34.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rFonts w:eastAsia="Times New Roman"/>
                <w:bCs/>
                <w:noProof/>
              </w:rPr>
              <w:t>Мобильные устройства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3" w:history="1">
            <w:r w:rsidR="00DC2467" w:rsidRPr="00DC6895">
              <w:rPr>
                <w:rStyle w:val="aa"/>
                <w:noProof/>
              </w:rPr>
              <w:t>35.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Учетные записи и регистрация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4" w:history="1">
            <w:r w:rsidR="00DC2467" w:rsidRPr="00DC6895">
              <w:rPr>
                <w:rStyle w:val="aa"/>
                <w:noProof/>
              </w:rPr>
              <w:t>36.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Аутентификация и каталоги пользователей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5" w:history="1">
            <w:r w:rsidR="00DC2467" w:rsidRPr="00DC6895">
              <w:rPr>
                <w:rStyle w:val="aa"/>
                <w:noProof/>
              </w:rPr>
              <w:t>37.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Протокол LDAP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6" w:history="1">
            <w:r w:rsidR="00DC2467" w:rsidRPr="00DC6895">
              <w:rPr>
                <w:rStyle w:val="aa"/>
                <w:noProof/>
              </w:rPr>
              <w:t>38.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OAuth и OpenID Connect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7" w:history="1">
            <w:r w:rsidR="00DC2467" w:rsidRPr="00DC6895">
              <w:rPr>
                <w:rStyle w:val="aa"/>
                <w:noProof/>
              </w:rPr>
              <w:t>39.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CAS, SAML и Atlassian Crowd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8" w:history="1">
            <w:r w:rsidR="00DC2467" w:rsidRPr="00DC6895">
              <w:rPr>
                <w:rStyle w:val="aa"/>
                <w:noProof/>
              </w:rPr>
              <w:t>40.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Электронная почта и почтовые ящики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89" w:history="1">
            <w:r w:rsidR="00DC2467" w:rsidRPr="00DC6895">
              <w:rPr>
                <w:rStyle w:val="aa"/>
                <w:noProof/>
              </w:rPr>
              <w:t>41.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Протокол SMTP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_Toc234250489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0" w:history="1">
            <w:r w:rsidR="00DC2467" w:rsidRPr="00DC6895">
              <w:rPr>
                <w:rStyle w:val="aa"/>
                <w:noProof/>
              </w:rPr>
              <w:t>42.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Почтовые ящики и отправка почты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1" w:history="1">
            <w:r w:rsidR="00DC2467" w:rsidRPr="00DC6895">
              <w:rPr>
                <w:rStyle w:val="aa"/>
                <w:noProof/>
              </w:rPr>
              <w:t>43.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Видеоконференция, Conference и WebRTC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2" w:history="1">
            <w:r w:rsidR="00DC2467" w:rsidRPr="00DC6895">
              <w:rPr>
                <w:rStyle w:val="aa"/>
                <w:noProof/>
              </w:rPr>
              <w:t>44.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Мобильные устройства, push-уведомления и внешний вид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3" w:history="1">
            <w:r w:rsidR="00DC2467" w:rsidRPr="00DC6895">
              <w:rPr>
                <w:rStyle w:val="aa"/>
                <w:noProof/>
              </w:rPr>
              <w:t>45.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Мобильные устройства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4" w:history="1">
            <w:r w:rsidR="00DC2467" w:rsidRPr="00DC6895">
              <w:rPr>
                <w:rStyle w:val="aa"/>
                <w:noProof/>
              </w:rPr>
              <w:t>46.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Push-уведомления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5" w:history="1">
            <w:r w:rsidR="00DC2467" w:rsidRPr="00DC6895">
              <w:rPr>
                <w:rStyle w:val="aa"/>
                <w:noProof/>
              </w:rPr>
              <w:t>47.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Внешний вид, ассеты, звуки и эмодзи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6" w:history="1">
            <w:r w:rsidR="00DC2467" w:rsidRPr="00DC6895">
              <w:rPr>
                <w:rStyle w:val="aa"/>
                <w:noProof/>
              </w:rPr>
              <w:t>48.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Федерация, ограничения запросов и устранение неполадок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7" w:history="1">
            <w:r w:rsidR="00DC2467" w:rsidRPr="00DC6895">
              <w:rPr>
                <w:rStyle w:val="aa"/>
                <w:noProof/>
              </w:rPr>
              <w:t>49.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Федерация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47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8" w:history="1">
            <w:r w:rsidR="00DC2467" w:rsidRPr="00DC6895">
              <w:rPr>
                <w:rStyle w:val="aa"/>
                <w:noProof/>
              </w:rPr>
              <w:t>50.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Ограничитель скорости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499" w:history="1">
            <w:r w:rsidR="00DC2467" w:rsidRPr="00DC6895">
              <w:rPr>
                <w:rStyle w:val="aa"/>
                <w:noProof/>
              </w:rPr>
              <w:t>51.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Устранение неполадок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_Toc234250499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0" w:history="1">
            <w:r w:rsidR="00DC2467" w:rsidRPr="00DC6895">
              <w:rPr>
                <w:rStyle w:val="aa"/>
                <w:noProof/>
              </w:rPr>
              <w:t>52.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Справочник параметров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1" w:history="1">
            <w:r w:rsidR="00DC2467" w:rsidRPr="00DC6895">
              <w:rPr>
                <w:rStyle w:val="aa"/>
                <w:noProof/>
              </w:rPr>
              <w:t>53.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Двухфакторная аутентификация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2" w:history="1">
            <w:r w:rsidR="00DC2467" w:rsidRPr="00DC6895">
              <w:rPr>
                <w:rStyle w:val="aa"/>
                <w:noProof/>
              </w:rPr>
              <w:t>54.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Попытки входа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49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3" w:history="1">
            <w:r w:rsidR="00DC2467" w:rsidRPr="00DC6895">
              <w:rPr>
                <w:rStyle w:val="aa"/>
                <w:noProof/>
              </w:rPr>
              <w:t>55.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Журналы входа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4" w:history="1">
            <w:r w:rsidR="00DC2467" w:rsidRPr="00DC6895">
              <w:rPr>
                <w:rStyle w:val="aa"/>
                <w:noProof/>
              </w:rPr>
              <w:t>56.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Общие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5" w:history="1">
            <w:r w:rsidR="00DC2467" w:rsidRPr="00DC6895">
              <w:rPr>
                <w:rStyle w:val="aa"/>
                <w:noProof/>
              </w:rPr>
              <w:t>57.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Регистрация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51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6" w:history="1">
            <w:r w:rsidR="00DC2467" w:rsidRPr="00DC6895">
              <w:rPr>
                <w:rStyle w:val="aa"/>
                <w:noProof/>
              </w:rPr>
              <w:t>58.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Аватар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7" w:history="1">
            <w:r w:rsidR="00DC2467" w:rsidRPr="00DC6895">
              <w:rPr>
                <w:rStyle w:val="aa"/>
                <w:noProof/>
              </w:rPr>
              <w:t>59.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Учётные записи → Политика паролей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8" w:history="1">
            <w:r w:rsidR="00DC2467" w:rsidRPr="00DC6895">
              <w:rPr>
                <w:rStyle w:val="aa"/>
                <w:noProof/>
              </w:rPr>
              <w:t>60.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Протокол LDAP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_Toc234250508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09" w:history="1">
            <w:r w:rsidR="00DC2467" w:rsidRPr="00DC6895">
              <w:rPr>
                <w:rStyle w:val="aa"/>
                <w:noProof/>
              </w:rPr>
              <w:t>61.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OAuth → Пользовательский OAuth/OIDC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_Toc234250509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56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0" w:history="1">
            <w:r w:rsidR="00DC2467" w:rsidRPr="00DC6895">
              <w:rPr>
                <w:rStyle w:val="aa"/>
                <w:noProof/>
              </w:rPr>
              <w:t>62.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Электронная почта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_Toc234250510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58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1" w:history="1">
            <w:r w:rsidR="00DC2467" w:rsidRPr="00DC6895">
              <w:rPr>
                <w:rStyle w:val="aa"/>
                <w:noProof/>
              </w:rPr>
              <w:t>63.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Загрузка файлов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_Toc234250511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59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2" w:history="1">
            <w:r w:rsidR="00DC2467" w:rsidRPr="00DC6895">
              <w:rPr>
                <w:rStyle w:val="aa"/>
                <w:noProof/>
              </w:rPr>
              <w:t>64.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Сообщение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_Toc234250512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60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3" w:history="1">
            <w:r w:rsidR="00DC2467" w:rsidRPr="00DC6895">
              <w:rPr>
                <w:rStyle w:val="aa"/>
                <w:noProof/>
              </w:rPr>
              <w:t>65.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Обсуждение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_Toc234250513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4" w:history="1">
            <w:r w:rsidR="00DC2467" w:rsidRPr="00DC6895">
              <w:rPr>
                <w:rStyle w:val="aa"/>
                <w:noProof/>
              </w:rPr>
              <w:t>66.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Треды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_Toc234250514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5" w:history="1">
            <w:r w:rsidR="00DC2467" w:rsidRPr="00DC6895">
              <w:rPr>
                <w:rStyle w:val="aa"/>
                <w:noProof/>
              </w:rPr>
              <w:t>67.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Шифрование E2E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_Toc234250515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63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6" w:history="1">
            <w:r w:rsidR="00DC2467" w:rsidRPr="00DC6895">
              <w:rPr>
                <w:rStyle w:val="aa"/>
                <w:noProof/>
              </w:rPr>
              <w:t>68.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Ограничитель скорости (Rate Limiter)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_Toc234250516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64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DC2467" w:rsidRDefault="0065221C">
          <w:pPr>
            <w:pStyle w:val="21"/>
            <w:rPr>
              <w:rFonts w:cstheme="minorBidi"/>
              <w:noProof/>
            </w:rPr>
          </w:pPr>
          <w:hyperlink w:anchor="_Toc234250517" w:history="1">
            <w:r w:rsidR="00DC2467" w:rsidRPr="00DC6895">
              <w:rPr>
                <w:rStyle w:val="aa"/>
                <w:noProof/>
              </w:rPr>
              <w:t>69.</w:t>
            </w:r>
            <w:r w:rsidR="00DC2467">
              <w:rPr>
                <w:rFonts w:cstheme="minorBidi"/>
                <w:noProof/>
              </w:rPr>
              <w:tab/>
            </w:r>
            <w:r w:rsidR="00DC2467" w:rsidRPr="00DC6895">
              <w:rPr>
                <w:rStyle w:val="aa"/>
                <w:noProof/>
              </w:rPr>
              <w:t>Права доступа</w:t>
            </w:r>
            <w:r w:rsidR="00DC2467">
              <w:rPr>
                <w:noProof/>
                <w:webHidden/>
              </w:rPr>
              <w:tab/>
            </w:r>
            <w:r w:rsidR="00DC2467">
              <w:rPr>
                <w:noProof/>
                <w:webHidden/>
              </w:rPr>
              <w:fldChar w:fldCharType="begin"/>
            </w:r>
            <w:r w:rsidR="00DC2467">
              <w:rPr>
                <w:noProof/>
                <w:webHidden/>
              </w:rPr>
              <w:instrText xml:space="preserve"> PAGEREF _Toc234250517 \h </w:instrText>
            </w:r>
            <w:r w:rsidR="00DC2467">
              <w:rPr>
                <w:noProof/>
                <w:webHidden/>
              </w:rPr>
            </w:r>
            <w:r w:rsidR="00DC2467">
              <w:rPr>
                <w:noProof/>
                <w:webHidden/>
              </w:rPr>
              <w:fldChar w:fldCharType="separate"/>
            </w:r>
            <w:r w:rsidR="00C154B6">
              <w:rPr>
                <w:noProof/>
                <w:webHidden/>
              </w:rPr>
              <w:t>65</w:t>
            </w:r>
            <w:r w:rsidR="00DC2467">
              <w:rPr>
                <w:noProof/>
                <w:webHidden/>
              </w:rPr>
              <w:fldChar w:fldCharType="end"/>
            </w:r>
          </w:hyperlink>
        </w:p>
        <w:p w:rsidR="00A409AC" w:rsidRPr="00A409AC" w:rsidRDefault="00A409AC">
          <w:pPr>
            <w:rPr>
              <w:lang w:val="en-GB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409AC" w:rsidRPr="00A409AC" w:rsidRDefault="00A409AC" w:rsidP="000A2EBD">
      <w:pPr>
        <w:pStyle w:val="a5"/>
        <w:rPr>
          <w:b/>
          <w:lang w:val="en-GB"/>
        </w:rPr>
      </w:pPr>
    </w:p>
    <w:p w:rsidR="00A4744D" w:rsidRDefault="00A57073" w:rsidP="00D31FF8">
      <w:pPr>
        <w:pStyle w:val="Heading1v2"/>
      </w:pPr>
      <w:bookmarkStart w:id="1" w:name="_Toc234250393"/>
      <w:r w:rsidRPr="00A57073">
        <w:t>Администрирование рабочего пространства</w:t>
      </w:r>
      <w:bookmarkEnd w:id="1"/>
    </w:p>
    <w:p w:rsidR="00A4744D" w:rsidRPr="00A4744D" w:rsidRDefault="00A4744D" w:rsidP="00A4744D">
      <w:pPr>
        <w:rPr>
          <w:sz w:val="24"/>
          <w:szCs w:val="24"/>
        </w:rPr>
      </w:pPr>
      <w:r w:rsidRPr="00A4744D">
        <w:rPr>
          <w:sz w:val="24"/>
          <w:szCs w:val="24"/>
        </w:rPr>
        <w:t xml:space="preserve">Это руководство предназначено для администраторов рабочего пространства, которые администрируют и управляют рабочим пространством </w:t>
      </w:r>
      <w:r>
        <w:rPr>
          <w:sz w:val="24"/>
          <w:szCs w:val="24"/>
          <w:lang w:val="en-US"/>
        </w:rPr>
        <w:t>Unic</w:t>
      </w:r>
      <w:r w:rsidRPr="00A4744D">
        <w:rPr>
          <w:sz w:val="24"/>
          <w:szCs w:val="24"/>
        </w:rPr>
        <w:t xml:space="preserve">Chat. Они должны иметь роль </w:t>
      </w:r>
      <w:r w:rsidRPr="00212747">
        <w:rPr>
          <w:sz w:val="24"/>
          <w:szCs w:val="24"/>
        </w:rPr>
        <w:t xml:space="preserve"> </w:t>
      </w:r>
      <w:r w:rsidRPr="00A4744D">
        <w:rPr>
          <w:b/>
          <w:sz w:val="24"/>
          <w:szCs w:val="24"/>
        </w:rPr>
        <w:t>administrator</w:t>
      </w:r>
      <w:r w:rsidRPr="00A4744D">
        <w:rPr>
          <w:sz w:val="24"/>
          <w:szCs w:val="24"/>
        </w:rPr>
        <w:t xml:space="preserve"> в рабочем пространстве.</w:t>
      </w:r>
    </w:p>
    <w:p w:rsidR="00A4744D" w:rsidRPr="00A4744D" w:rsidRDefault="00A4744D" w:rsidP="00A4744D">
      <w:pPr>
        <w:rPr>
          <w:sz w:val="24"/>
          <w:szCs w:val="24"/>
        </w:rPr>
      </w:pPr>
      <w:r w:rsidRPr="00A4744D">
        <w:rPr>
          <w:sz w:val="24"/>
          <w:szCs w:val="24"/>
        </w:rPr>
        <w:t>Чтобы получить доступ к этому меню, перейдите в</w:t>
      </w:r>
      <w:r w:rsidR="00212747" w:rsidRPr="00212747">
        <w:rPr>
          <w:sz w:val="24"/>
          <w:szCs w:val="24"/>
        </w:rPr>
        <w:t xml:space="preserve"> </w:t>
      </w:r>
      <w:r w:rsidR="00212747">
        <w:rPr>
          <w:sz w:val="24"/>
          <w:szCs w:val="24"/>
        </w:rPr>
        <w:t>раздел</w:t>
      </w:r>
      <w:r w:rsidRPr="00A4744D">
        <w:rPr>
          <w:sz w:val="24"/>
          <w:szCs w:val="24"/>
        </w:rPr>
        <w:t> </w:t>
      </w:r>
      <w:r w:rsidRPr="00A4744D">
        <w:rPr>
          <w:b/>
          <w:bCs/>
          <w:sz w:val="24"/>
          <w:szCs w:val="24"/>
        </w:rPr>
        <w:t>Администрирование</w:t>
      </w:r>
    </w:p>
    <w:p w:rsidR="00A4744D" w:rsidRPr="00A4744D" w:rsidRDefault="00A4744D" w:rsidP="00A4744D"/>
    <w:p w:rsidR="000226F3" w:rsidRDefault="00744E6D" w:rsidP="000226F3">
      <w:pPr>
        <w:pStyle w:val="Heading2v2"/>
        <w:rPr>
          <w:sz w:val="24"/>
          <w:szCs w:val="24"/>
        </w:rPr>
      </w:pPr>
      <w:r w:rsidRPr="00744E6D">
        <w:rPr>
          <w:rStyle w:val="a6"/>
          <w:sz w:val="44"/>
          <w:szCs w:val="44"/>
        </w:rPr>
        <w:t xml:space="preserve"> </w:t>
      </w:r>
      <w:bookmarkStart w:id="2" w:name="_Toc234250394"/>
      <w:r w:rsidR="00B52141">
        <w:rPr>
          <w:rStyle w:val="Heading2v2Char"/>
        </w:rPr>
        <w:t>Рабочая область</w:t>
      </w:r>
      <w:bookmarkEnd w:id="2"/>
      <w:r w:rsidR="00422A03" w:rsidRPr="00D50AD6">
        <w:rPr>
          <w:sz w:val="28"/>
          <w:szCs w:val="28"/>
        </w:rPr>
        <w:br/>
      </w:r>
    </w:p>
    <w:p w:rsidR="000226F3" w:rsidRPr="000226F3" w:rsidRDefault="000226F3" w:rsidP="000226F3">
      <w:pPr>
        <w:pStyle w:val="a8"/>
        <w:ind w:left="709"/>
        <w:rPr>
          <w:sz w:val="24"/>
          <w:szCs w:val="24"/>
        </w:rPr>
      </w:pPr>
      <w:r w:rsidRPr="000226F3">
        <w:rPr>
          <w:sz w:val="24"/>
          <w:szCs w:val="24"/>
        </w:rPr>
        <w:t>Меню рабочего пространства дает вам консолидированный обзор статистики и другой информации о вашем рабочем пространстве. Это может помочь вам лучше оценить свое рабочее пространство и контролировать различные действия.</w:t>
      </w:r>
    </w:p>
    <w:p w:rsidR="000226F3" w:rsidRPr="000226F3" w:rsidRDefault="000226F3" w:rsidP="000226F3">
      <w:pPr>
        <w:pStyle w:val="a8"/>
        <w:ind w:left="709"/>
        <w:rPr>
          <w:sz w:val="24"/>
          <w:szCs w:val="24"/>
        </w:rPr>
      </w:pPr>
    </w:p>
    <w:p w:rsidR="00422A03" w:rsidRPr="00D50AD6" w:rsidRDefault="000226F3" w:rsidP="000226F3">
      <w:pPr>
        <w:pStyle w:val="a8"/>
        <w:ind w:left="709"/>
        <w:rPr>
          <w:sz w:val="24"/>
          <w:szCs w:val="24"/>
        </w:rPr>
      </w:pPr>
      <w:r w:rsidRPr="000226F3">
        <w:rPr>
          <w:sz w:val="24"/>
          <w:szCs w:val="24"/>
        </w:rPr>
        <w:t xml:space="preserve">Чтобы получить доступ к этому меню, перейдите </w:t>
      </w:r>
      <w:r w:rsidRPr="000226F3">
        <w:rPr>
          <w:b/>
          <w:sz w:val="24"/>
          <w:szCs w:val="24"/>
        </w:rPr>
        <w:t>в Администрирование &gt;</w:t>
      </w:r>
      <w:r>
        <w:rPr>
          <w:b/>
          <w:sz w:val="24"/>
          <w:szCs w:val="24"/>
        </w:rPr>
        <w:t xml:space="preserve"> </w:t>
      </w:r>
      <w:r w:rsidRPr="000226F3">
        <w:rPr>
          <w:b/>
          <w:sz w:val="24"/>
          <w:szCs w:val="24"/>
        </w:rPr>
        <w:t>Рабоч</w:t>
      </w:r>
      <w:r>
        <w:rPr>
          <w:b/>
          <w:sz w:val="24"/>
          <w:szCs w:val="24"/>
        </w:rPr>
        <w:t>ая область.</w:t>
      </w:r>
    </w:p>
    <w:p w:rsidR="00C433D0" w:rsidRDefault="00744E6D" w:rsidP="00D31FF8">
      <w:pPr>
        <w:pStyle w:val="Heading3v2"/>
      </w:pPr>
      <w:r w:rsidRPr="00D77F38">
        <w:lastRenderedPageBreak/>
        <w:t xml:space="preserve"> </w:t>
      </w:r>
      <w:bookmarkStart w:id="3" w:name="_Toc234250395"/>
      <w:r w:rsidR="003A3304">
        <w:t>Рабочая область</w:t>
      </w:r>
      <w:bookmarkEnd w:id="3"/>
    </w:p>
    <w:p w:rsidR="00C47732" w:rsidRDefault="00C47732" w:rsidP="00C47732">
      <w:pPr>
        <w:pStyle w:val="Heading3v2"/>
        <w:numPr>
          <w:ilvl w:val="2"/>
          <w:numId w:val="2"/>
        </w:numPr>
      </w:pPr>
      <w:bookmarkStart w:id="4" w:name="_Toc234250396"/>
      <w:r>
        <w:t>Статус рабочей области</w:t>
      </w:r>
      <w:bookmarkEnd w:id="4"/>
    </w:p>
    <w:p w:rsidR="003A3304" w:rsidRPr="003A3304" w:rsidRDefault="003A3304" w:rsidP="003A3304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Карточка информации о развертывании отображает информацию, связанную </w:t>
      </w:r>
      <w:r w:rsidR="001714F0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с развертыванием вашего сервера, а </w:t>
      </w:r>
      <w:r w:rsidR="004B4106">
        <w:rPr>
          <w:rFonts w:asciiTheme="majorHAnsi" w:eastAsia="Times New Roman" w:hAnsiTheme="majorHAnsi" w:cstheme="majorHAnsi"/>
          <w:sz w:val="24"/>
          <w:szCs w:val="24"/>
          <w:lang w:eastAsia="ru-RU"/>
        </w:rPr>
        <w:t>также</w:t>
      </w:r>
      <w:r w:rsidR="001714F0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</w:t>
      </w:r>
      <w:r w:rsidR="004B4106">
        <w:rPr>
          <w:rFonts w:asciiTheme="majorHAnsi" w:eastAsia="Times New Roman" w:hAnsiTheme="majorHAnsi" w:cstheme="majorHAnsi"/>
          <w:sz w:val="24"/>
          <w:szCs w:val="24"/>
          <w:lang w:eastAsia="ru-RU"/>
        </w:rPr>
        <w:t>статус текущей лицензии рабочего пространства и возможность получения новой лицензии.</w:t>
      </w:r>
    </w:p>
    <w:p w:rsidR="00BC5C48" w:rsidRDefault="00BC5C48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  <w:t>Статус текущей лицензи</w:t>
      </w:r>
      <w:r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  <w:t>и</w:t>
      </w:r>
    </w:p>
    <w:p w:rsidR="00BC5C48" w:rsidRDefault="00BC5C48" w:rsidP="00BC5C48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</w:pPr>
      <w:r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  <w:t>Для запроса новой лицензии рабочего пространства, находящегося в закрытом контуре:</w:t>
      </w:r>
    </w:p>
    <w:p w:rsidR="00BC5C48" w:rsidRP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Выберите пункт </w:t>
      </w:r>
      <w:r w:rsidRPr="00BC5C48"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  <w:t>Запросить лицензию</w:t>
      </w: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</w:t>
      </w:r>
      <w:r w:rsidRPr="00BC5C48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UnicChat</w:t>
      </w:r>
    </w:p>
    <w:p w:rsid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>Введите требуемую информацию для генерации файла запроса лицензии</w:t>
      </w:r>
    </w:p>
    <w:p w:rsidR="00BC5C48" w:rsidRP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Нажмите кнопку </w:t>
      </w:r>
      <w:r w:rsidRPr="00BC5C48"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  <w:t xml:space="preserve">Отправить запрос </w:t>
      </w: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>после ввода данных</w:t>
      </w:r>
    </w:p>
    <w:p w:rsidR="00BC5C48" w:rsidRP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>Произойдёт генерация файла лицензии с автоматической загрузкой результирующего файла</w:t>
      </w:r>
    </w:p>
    <w:p w:rsidR="00BC5C48" w:rsidRP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Отправьте полученный файл в исходном виде на почту </w:t>
      </w:r>
      <w:hyperlink r:id="rId8" w:history="1">
        <w:r w:rsidRPr="00BC5C48">
          <w:rPr>
            <w:rStyle w:val="aa"/>
            <w:rFonts w:asciiTheme="majorHAnsi" w:eastAsia="Times New Roman" w:hAnsiTheme="majorHAnsi" w:cstheme="majorHAnsi"/>
            <w:sz w:val="24"/>
            <w:szCs w:val="24"/>
            <w:lang w:val="en-US" w:eastAsia="ru-RU"/>
          </w:rPr>
          <w:t>u</w:t>
        </w:r>
        <w:r w:rsidRPr="00BC5C48">
          <w:rPr>
            <w:rStyle w:val="aa"/>
            <w:rFonts w:asciiTheme="majorHAnsi" w:eastAsia="Times New Roman" w:hAnsiTheme="majorHAnsi" w:cstheme="majorHAnsi"/>
            <w:sz w:val="24"/>
            <w:szCs w:val="24"/>
            <w:lang w:eastAsia="ru-RU"/>
          </w:rPr>
          <w:t>nit.chat@unicomm.pro</w:t>
        </w:r>
      </w:hyperlink>
    </w:p>
    <w:p w:rsidR="00BC5C48" w:rsidRP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>В ответ придёт письмо с файлом лицензии для вашей рабочей области</w:t>
      </w:r>
    </w:p>
    <w:p w:rsidR="00BC5C48" w:rsidRPr="00BC5C48" w:rsidRDefault="00BC5C48" w:rsidP="00BD7B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BC5C48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Перейдите в раздел </w:t>
      </w:r>
      <w:r w:rsidRPr="00BC5C48"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  <w:t>Администрирование – Рабочая область</w:t>
      </w:r>
    </w:p>
    <w:p w:rsidR="00BC5C48" w:rsidRPr="006C164C" w:rsidRDefault="00BC5C48" w:rsidP="00BD7BC2">
      <w:pPr>
        <w:pStyle w:val="a8"/>
        <w:numPr>
          <w:ilvl w:val="0"/>
          <w:numId w:val="6"/>
        </w:numPr>
      </w:pPr>
      <w:r>
        <w:t xml:space="preserve">Выберите пункт </w:t>
      </w:r>
      <w:r>
        <w:rPr>
          <w:b/>
        </w:rPr>
        <w:t>Применить автономную лицензию</w:t>
      </w:r>
    </w:p>
    <w:p w:rsidR="00BC5C48" w:rsidRDefault="00BC5C48" w:rsidP="00BD7BC2">
      <w:pPr>
        <w:pStyle w:val="a8"/>
        <w:numPr>
          <w:ilvl w:val="0"/>
          <w:numId w:val="6"/>
        </w:numPr>
      </w:pPr>
      <w:r>
        <w:t>В появившемся окне необходимо выполнить указанные действия</w:t>
      </w:r>
    </w:p>
    <w:p w:rsidR="00BC5C48" w:rsidRPr="00BC5C48" w:rsidRDefault="00BC5C48" w:rsidP="00BD7BC2">
      <w:pPr>
        <w:pStyle w:val="a8"/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b/>
          <w:sz w:val="24"/>
          <w:szCs w:val="24"/>
          <w:lang w:eastAsia="ru-RU"/>
        </w:rPr>
      </w:pPr>
      <w:r>
        <w:t xml:space="preserve">Нажатие кнопки </w:t>
      </w:r>
      <w:r w:rsidRPr="00BC5C48">
        <w:rPr>
          <w:b/>
        </w:rPr>
        <w:t xml:space="preserve">Применить лицензию </w:t>
      </w:r>
      <w:r>
        <w:t>произведёт завершение этапа лицензирования и обновит сведения о рабочем пространстве в разделе</w:t>
      </w:r>
      <w:r w:rsidRPr="00BC5C48">
        <w:rPr>
          <w:b/>
        </w:rPr>
        <w:t xml:space="preserve"> Администрирование – Рабочая область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Версия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: Текущая версия вашего сервера </w:t>
      </w:r>
      <w:r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Unic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Chat. Она может отличаться от последней версии, если не обновлена 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>до акту</w:t>
      </w:r>
      <w:r w:rsidR="00C6211A">
        <w:rPr>
          <w:rFonts w:asciiTheme="majorHAnsi" w:eastAsia="Times New Roman" w:hAnsiTheme="majorHAnsi" w:cstheme="majorHAnsi"/>
          <w:sz w:val="24"/>
          <w:szCs w:val="24"/>
          <w:lang w:eastAsia="ru-RU"/>
        </w:rPr>
        <w:t>а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>льной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Идентификатор развертывания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: идентификатор развертывания вашего сервера.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Идентификатор облачного рабочего пространства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: идентификатор вашего рабочего пространства</w:t>
      </w:r>
      <w:r w:rsidR="00362E4E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в облаке </w:t>
      </w:r>
      <w:r w:rsidR="00362E4E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UniComm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:rsidR="003A3304" w:rsidRPr="003A3304" w:rsidRDefault="00362E4E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62E4E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Версия движка приложений</w:t>
      </w:r>
      <w:r w:rsidR="003A3304" w:rsidRPr="00362E4E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: </w:t>
      </w:r>
      <w:r w:rsidR="003A3304"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Версия</w:t>
      </w:r>
      <w:r w:rsidR="003A3304" w:rsidRPr="00362E4E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>движка приложения</w:t>
      </w:r>
      <w:r w:rsidR="003A3304" w:rsidRPr="00362E4E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. </w:t>
      </w:r>
      <w:r w:rsidR="003A3304"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Может отличаться от последней, если не обновлена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до актуальной</w:t>
      </w:r>
      <w:r w:rsidR="003A3304"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Версия Node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: версия Node.js, на которой работает ваш сервер.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Миграция базы данных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: дата миграции базы данных на текущую версию </w:t>
      </w:r>
      <w:r w:rsidR="00362E4E">
        <w:rPr>
          <w:rFonts w:asciiTheme="majorHAnsi" w:eastAsia="Times New Roman" w:hAnsiTheme="majorHAnsi" w:cstheme="majorHAnsi"/>
          <w:sz w:val="24"/>
          <w:szCs w:val="24"/>
          <w:lang w:val="en-US" w:eastAsia="ru-RU"/>
        </w:rPr>
        <w:t>Unic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Chat.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MongoDB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: версия MongoDB</w:t>
      </w:r>
    </w:p>
    <w:p w:rsidR="003A3304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Подробности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: Подробности недавнего коммита вашего сервера</w:t>
      </w:r>
      <w:r w:rsidR="00997145">
        <w:rPr>
          <w:rFonts w:asciiTheme="majorHAnsi" w:eastAsia="Times New Roman" w:hAnsiTheme="majorHAnsi" w:cstheme="majorHAnsi"/>
          <w:sz w:val="24"/>
          <w:szCs w:val="24"/>
          <w:lang w:eastAsia="ru-RU"/>
        </w:rPr>
        <w:t>,</w:t>
      </w:r>
      <w:r w:rsidR="008936CD"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а так</w:t>
      </w:r>
      <w:r w:rsidR="00997145">
        <w:rPr>
          <w:rFonts w:asciiTheme="majorHAnsi" w:eastAsia="Times New Roman" w:hAnsiTheme="majorHAnsi" w:cstheme="majorHAnsi"/>
          <w:sz w:val="24"/>
          <w:szCs w:val="24"/>
          <w:lang w:eastAsia="ru-RU"/>
        </w:rPr>
        <w:t>же текущая ветка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:rsidR="0079216C" w:rsidRPr="003A3304" w:rsidRDefault="003A3304" w:rsidP="00BD7B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ru-RU"/>
        </w:rPr>
      </w:pP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Экземпляры: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 Нажмите кнопку </w:t>
      </w:r>
      <w:r w:rsidRPr="003A3304">
        <w:rPr>
          <w:rFonts w:asciiTheme="majorHAnsi" w:eastAsia="Times New Roman" w:hAnsiTheme="majorHAnsi" w:cstheme="majorHAnsi"/>
          <w:b/>
          <w:bCs/>
          <w:sz w:val="24"/>
          <w:szCs w:val="24"/>
          <w:lang w:eastAsia="ru-RU"/>
        </w:rPr>
        <w:t>«Экземпляры»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, чтобы просмотреть все</w:t>
      </w:r>
      <w:r>
        <w:rPr>
          <w:rFonts w:asciiTheme="majorHAnsi" w:eastAsia="Times New Roman" w:hAnsiTheme="majorHAnsi" w:cstheme="majorHAnsi"/>
          <w:sz w:val="24"/>
          <w:szCs w:val="24"/>
          <w:lang w:eastAsia="ru-RU"/>
        </w:rPr>
        <w:t xml:space="preserve"> инстансы рабочего пространства</w:t>
      </w:r>
      <w:r w:rsidRPr="003A3304">
        <w:rPr>
          <w:rFonts w:asciiTheme="majorHAnsi" w:eastAsia="Times New Roman" w:hAnsiTheme="majorHAnsi" w:cstheme="majorHAnsi"/>
          <w:sz w:val="24"/>
          <w:szCs w:val="24"/>
          <w:lang w:eastAsia="ru-RU"/>
        </w:rPr>
        <w:t>.</w:t>
      </w:r>
    </w:p>
    <w:p w:rsidR="00D77F38" w:rsidRDefault="000B06DF" w:rsidP="009D07D8">
      <w:pPr>
        <w:pStyle w:val="Heading3v2"/>
        <w:numPr>
          <w:ilvl w:val="2"/>
          <w:numId w:val="2"/>
        </w:numPr>
      </w:pPr>
      <w:bookmarkStart w:id="5" w:name="_Toc234250397"/>
      <w:r>
        <w:t>Использование</w:t>
      </w:r>
      <w:bookmarkEnd w:id="5"/>
    </w:p>
    <w:p w:rsidR="00460516" w:rsidRPr="00460516" w:rsidRDefault="00460516" w:rsidP="004A7F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Пользователи</w:t>
      </w:r>
    </w:p>
    <w:p w:rsidR="00460516" w:rsidRPr="00460516" w:rsidRDefault="00ED0CF2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Общее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: Общее количество пользователей на сервере.</w:t>
      </w:r>
    </w:p>
    <w:p w:rsidR="00460516" w:rsidRPr="00460516" w:rsidRDefault="00ED0CF2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В сети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: Количество пользователей, которые в</w:t>
      </w:r>
      <w:r w:rsidR="004A7F70">
        <w:rPr>
          <w:rFonts w:eastAsia="Times New Roman" w:cstheme="minorHAnsi"/>
          <w:sz w:val="24"/>
          <w:szCs w:val="24"/>
          <w:lang w:eastAsia="ru-RU"/>
        </w:rPr>
        <w:t xml:space="preserve"> данный момент находятся в сети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.</w:t>
      </w:r>
    </w:p>
    <w:p w:rsidR="00460516" w:rsidRDefault="00ED0CF2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Занят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: количество пользователей, находящихся в </w:t>
      </w:r>
      <w:r w:rsidR="004A7F70">
        <w:rPr>
          <w:rFonts w:eastAsia="Times New Roman" w:cstheme="minorHAnsi"/>
          <w:sz w:val="24"/>
          <w:szCs w:val="24"/>
          <w:lang w:eastAsia="ru-RU"/>
        </w:rPr>
        <w:t>режиме Занят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.</w:t>
      </w:r>
    </w:p>
    <w:p w:rsidR="00ED0CF2" w:rsidRPr="00460516" w:rsidRDefault="00ED0CF2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lastRenderedPageBreak/>
        <w:t>Отошёл</w:t>
      </w:r>
      <w:r w:rsidRPr="00ED0CF2">
        <w:rPr>
          <w:rFonts w:eastAsia="Times New Roman" w:cstheme="minorHAnsi"/>
          <w:sz w:val="24"/>
          <w:szCs w:val="24"/>
          <w:lang w:eastAsia="ru-RU"/>
        </w:rPr>
        <w:t>:</w:t>
      </w:r>
      <w:r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460516">
        <w:rPr>
          <w:rFonts w:eastAsia="Times New Roman" w:cstheme="minorHAnsi"/>
          <w:sz w:val="24"/>
          <w:szCs w:val="24"/>
          <w:lang w:eastAsia="ru-RU"/>
        </w:rPr>
        <w:t>количество пользователей, находящихся в </w:t>
      </w:r>
      <w:r>
        <w:rPr>
          <w:rFonts w:eastAsia="Times New Roman" w:cstheme="minorHAnsi"/>
          <w:sz w:val="24"/>
          <w:szCs w:val="24"/>
          <w:lang w:eastAsia="ru-RU"/>
        </w:rPr>
        <w:t>режиме Отошёл</w:t>
      </w:r>
      <w:r w:rsidRPr="00460516">
        <w:rPr>
          <w:rFonts w:eastAsia="Times New Roman" w:cstheme="minorHAnsi"/>
          <w:sz w:val="24"/>
          <w:szCs w:val="24"/>
          <w:lang w:eastAsia="ru-RU"/>
        </w:rPr>
        <w:t>.</w:t>
      </w:r>
    </w:p>
    <w:p w:rsidR="00460516" w:rsidRPr="00460516" w:rsidRDefault="004A7F70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Не в сети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 xml:space="preserve">: количество пользователей, находящихся </w:t>
      </w:r>
      <w:r>
        <w:rPr>
          <w:rFonts w:eastAsia="Times New Roman" w:cstheme="minorHAnsi"/>
          <w:sz w:val="24"/>
          <w:szCs w:val="24"/>
          <w:lang w:eastAsia="ru-RU"/>
        </w:rPr>
        <w:t>не в сети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.</w:t>
      </w:r>
    </w:p>
    <w:p w:rsidR="00460516" w:rsidRPr="00460516" w:rsidRDefault="00460516" w:rsidP="004A7F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Типы и распространение</w:t>
      </w:r>
    </w:p>
    <w:p w:rsidR="00460516" w:rsidRPr="00460516" w:rsidRDefault="00460516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Подключенные пользователи:</w:t>
      </w:r>
      <w:r w:rsidRPr="00460516">
        <w:rPr>
          <w:rFonts w:eastAsia="Times New Roman" w:cstheme="minorHAnsi"/>
          <w:sz w:val="24"/>
          <w:szCs w:val="24"/>
          <w:lang w:eastAsia="ru-RU"/>
        </w:rPr>
        <w:t> количество подключенных пользователей.</w:t>
      </w:r>
    </w:p>
    <w:p w:rsidR="00460516" w:rsidRPr="00460516" w:rsidRDefault="00460516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Активированные пользователи</w:t>
      </w:r>
      <w:r w:rsidRPr="00460516">
        <w:rPr>
          <w:rFonts w:eastAsia="Times New Roman" w:cstheme="minorHAnsi"/>
          <w:sz w:val="24"/>
          <w:szCs w:val="24"/>
          <w:lang w:eastAsia="ru-RU"/>
        </w:rPr>
        <w:t>: количество активированных пользователей на вашем сервере.</w:t>
      </w:r>
    </w:p>
    <w:p w:rsidR="00460516" w:rsidRPr="00460516" w:rsidRDefault="00460516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Активированные гости</w:t>
      </w:r>
      <w:r w:rsidRPr="00460516">
        <w:rPr>
          <w:rFonts w:eastAsia="Times New Roman" w:cstheme="minorHAnsi"/>
          <w:sz w:val="24"/>
          <w:szCs w:val="24"/>
          <w:lang w:eastAsia="ru-RU"/>
        </w:rPr>
        <w:t>: количество активированных гостей.</w:t>
      </w:r>
    </w:p>
    <w:p w:rsidR="00460516" w:rsidRPr="00460516" w:rsidRDefault="003E460C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Неактивные</w:t>
      </w:r>
      <w:r w:rsidR="00460516" w:rsidRPr="00460516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пользователи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: количество неактивных пользователей.</w:t>
      </w:r>
    </w:p>
    <w:p w:rsidR="00460516" w:rsidRPr="00460516" w:rsidRDefault="00460516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 xml:space="preserve">Пользователи приложения </w:t>
      </w:r>
      <w:r w:rsidR="000871AA">
        <w:rPr>
          <w:rFonts w:eastAsia="Times New Roman" w:cstheme="minorHAnsi"/>
          <w:b/>
          <w:bCs/>
          <w:sz w:val="24"/>
          <w:szCs w:val="24"/>
          <w:lang w:val="en-US" w:eastAsia="ru-RU"/>
        </w:rPr>
        <w:t>Unic</w:t>
      </w: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Chat</w:t>
      </w:r>
      <w:r w:rsidRPr="00460516">
        <w:rPr>
          <w:rFonts w:eastAsia="Times New Roman" w:cstheme="minorHAnsi"/>
          <w:sz w:val="24"/>
          <w:szCs w:val="24"/>
          <w:lang w:eastAsia="ru-RU"/>
        </w:rPr>
        <w:t>: количество</w:t>
      </w:r>
      <w:r w:rsidR="000871AA" w:rsidRPr="000871AA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Pr="00460516">
        <w:rPr>
          <w:rFonts w:eastAsia="Times New Roman" w:cstheme="minorHAnsi"/>
          <w:sz w:val="24"/>
          <w:szCs w:val="24"/>
          <w:lang w:eastAsia="ru-RU"/>
        </w:rPr>
        <w:t>пользователей</w:t>
      </w:r>
      <w:r w:rsidR="000871AA">
        <w:rPr>
          <w:rFonts w:eastAsia="Times New Roman" w:cstheme="minorHAnsi"/>
          <w:sz w:val="24"/>
          <w:szCs w:val="24"/>
          <w:lang w:eastAsia="ru-RU"/>
        </w:rPr>
        <w:t xml:space="preserve"> всех типов</w:t>
      </w:r>
      <w:r w:rsidRPr="00460516">
        <w:rPr>
          <w:rFonts w:eastAsia="Times New Roman" w:cstheme="minorHAnsi"/>
          <w:sz w:val="24"/>
          <w:szCs w:val="24"/>
          <w:lang w:eastAsia="ru-RU"/>
        </w:rPr>
        <w:t xml:space="preserve">. </w:t>
      </w:r>
      <w:r w:rsidR="000871AA">
        <w:rPr>
          <w:rFonts w:eastAsia="Times New Roman" w:cstheme="minorHAnsi"/>
          <w:sz w:val="24"/>
          <w:szCs w:val="24"/>
          <w:lang w:eastAsia="ru-RU"/>
        </w:rPr>
        <w:br/>
      </w:r>
      <w:r w:rsidR="00ED258E">
        <w:rPr>
          <w:rFonts w:eastAsia="Times New Roman" w:cstheme="minorHAnsi"/>
          <w:i/>
          <w:sz w:val="24"/>
          <w:szCs w:val="24"/>
          <w:lang w:eastAsia="ru-RU"/>
        </w:rPr>
        <w:t>Нап</w:t>
      </w:r>
      <w:r w:rsidR="00ED258E" w:rsidRPr="000871AA">
        <w:rPr>
          <w:rFonts w:eastAsia="Times New Roman" w:cstheme="minorHAnsi"/>
          <w:i/>
          <w:sz w:val="24"/>
          <w:szCs w:val="24"/>
          <w:lang w:eastAsia="ru-RU"/>
        </w:rPr>
        <w:t>ример,</w:t>
      </w:r>
      <w:r w:rsidRPr="000871AA">
        <w:rPr>
          <w:rFonts w:eastAsia="Times New Roman" w:cstheme="minorHAnsi"/>
          <w:i/>
          <w:sz w:val="24"/>
          <w:szCs w:val="24"/>
          <w:lang w:eastAsia="ru-RU"/>
        </w:rPr>
        <w:t> bot users, app users</w:t>
      </w:r>
      <w:r w:rsidR="000871AA">
        <w:rPr>
          <w:rFonts w:eastAsia="Times New Roman" w:cstheme="minorHAnsi"/>
          <w:i/>
          <w:sz w:val="24"/>
          <w:szCs w:val="24"/>
          <w:lang w:eastAsia="ru-RU"/>
        </w:rPr>
        <w:t xml:space="preserve"> и т.п.</w:t>
      </w:r>
    </w:p>
    <w:p w:rsidR="00460516" w:rsidRPr="00460516" w:rsidRDefault="00460516" w:rsidP="004A7F70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Загрузки</w:t>
      </w:r>
    </w:p>
    <w:p w:rsidR="00460516" w:rsidRPr="00460516" w:rsidRDefault="00ED258E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Всего</w:t>
      </w:r>
      <w:r w:rsidR="00460516" w:rsidRPr="00460516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загрузок</w:t>
      </w:r>
      <w:r w:rsidR="00460516" w:rsidRPr="00460516">
        <w:rPr>
          <w:rFonts w:eastAsia="Times New Roman" w:cstheme="minorHAnsi"/>
          <w:sz w:val="24"/>
          <w:szCs w:val="24"/>
          <w:lang w:eastAsia="ru-RU"/>
        </w:rPr>
        <w:t>: общее количество загрузок, выполненных на сервере.</w:t>
      </w:r>
    </w:p>
    <w:p w:rsidR="00460516" w:rsidRDefault="00460516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460516">
        <w:rPr>
          <w:rFonts w:eastAsia="Times New Roman" w:cstheme="minorHAnsi"/>
          <w:b/>
          <w:bCs/>
          <w:sz w:val="24"/>
          <w:szCs w:val="24"/>
          <w:lang w:eastAsia="ru-RU"/>
        </w:rPr>
        <w:t>Общий размер загрузок</w:t>
      </w:r>
      <w:r w:rsidRPr="00460516">
        <w:rPr>
          <w:rFonts w:eastAsia="Times New Roman" w:cstheme="minorHAnsi"/>
          <w:sz w:val="24"/>
          <w:szCs w:val="24"/>
          <w:lang w:eastAsia="ru-RU"/>
        </w:rPr>
        <w:t>: общий размер всех загрузок.</w:t>
      </w:r>
    </w:p>
    <w:p w:rsidR="00662CC8" w:rsidRPr="00662CC8" w:rsidRDefault="00662CC8" w:rsidP="00662CC8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Всего комнат</w:t>
      </w:r>
    </w:p>
    <w:p w:rsidR="00662CC8" w:rsidRPr="00662CC8" w:rsidRDefault="00662CC8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Каналы</w:t>
      </w:r>
      <w:r w:rsidRPr="00662CC8">
        <w:rPr>
          <w:rFonts w:eastAsia="Times New Roman" w:cstheme="minorHAnsi"/>
          <w:sz w:val="24"/>
          <w:szCs w:val="24"/>
          <w:lang w:eastAsia="ru-RU"/>
        </w:rPr>
        <w:t>: Общее количество каналов на вашем сервере.</w:t>
      </w:r>
    </w:p>
    <w:p w:rsidR="00662CC8" w:rsidRPr="00662CC8" w:rsidRDefault="00826C5D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Приватные</w:t>
      </w:r>
      <w:r w:rsidR="00662CC8" w:rsidRPr="00662CC8">
        <w:rPr>
          <w:rFonts w:eastAsia="Times New Roman" w:cstheme="minorHAnsi"/>
          <w:b/>
          <w:bCs/>
          <w:sz w:val="24"/>
          <w:szCs w:val="24"/>
          <w:lang w:eastAsia="ru-RU"/>
        </w:rPr>
        <w:t xml:space="preserve"> группы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 xml:space="preserve">: Общее количество </w:t>
      </w:r>
      <w:r>
        <w:rPr>
          <w:rFonts w:eastAsia="Times New Roman" w:cstheme="minorHAnsi"/>
          <w:sz w:val="24"/>
          <w:szCs w:val="24"/>
          <w:lang w:eastAsia="ru-RU"/>
        </w:rPr>
        <w:t>приватных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 xml:space="preserve"> групп на сервере.</w:t>
      </w:r>
    </w:p>
    <w:p w:rsidR="00662CC8" w:rsidRPr="00662CC8" w:rsidRDefault="00826C5D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Личная переписка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>: общее количество прямых сообщений, созданных на сервере.</w:t>
      </w:r>
    </w:p>
    <w:p w:rsidR="00662CC8" w:rsidRPr="00662CC8" w:rsidRDefault="00662CC8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Обсуждения</w:t>
      </w:r>
      <w:r w:rsidRPr="00662CC8">
        <w:rPr>
          <w:rFonts w:eastAsia="Times New Roman" w:cstheme="minorHAnsi"/>
          <w:sz w:val="24"/>
          <w:szCs w:val="24"/>
          <w:lang w:eastAsia="ru-RU"/>
        </w:rPr>
        <w:t>: Общее количество обсуждений.</w:t>
      </w:r>
    </w:p>
    <w:p w:rsidR="00662CC8" w:rsidRPr="00662CC8" w:rsidRDefault="00662CC8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Omnichannel</w:t>
      </w:r>
      <w:r w:rsidRPr="00662CC8">
        <w:rPr>
          <w:rFonts w:eastAsia="Times New Roman" w:cstheme="minorHAnsi"/>
          <w:sz w:val="24"/>
          <w:szCs w:val="24"/>
          <w:lang w:eastAsia="ru-RU"/>
        </w:rPr>
        <w:t>: общее количество комнат Omnichannel.</w:t>
      </w:r>
    </w:p>
    <w:p w:rsidR="00662CC8" w:rsidRPr="00662CC8" w:rsidRDefault="00826C5D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Общее</w:t>
      </w:r>
      <w:r w:rsidR="00662CC8" w:rsidRPr="00662CC8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> Общее количество всех комнат на сервере.</w:t>
      </w:r>
    </w:p>
    <w:p w:rsidR="00662CC8" w:rsidRPr="00662CC8" w:rsidRDefault="00662CC8" w:rsidP="001C5223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Сообщения</w:t>
      </w:r>
    </w:p>
    <w:p w:rsidR="00662CC8" w:rsidRPr="00662CC8" w:rsidRDefault="001C5223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C5223">
        <w:rPr>
          <w:rFonts w:eastAsia="Times New Roman" w:cstheme="minorHAnsi"/>
          <w:b/>
          <w:bCs/>
          <w:sz w:val="24"/>
          <w:szCs w:val="24"/>
          <w:lang w:eastAsia="ru-RU"/>
        </w:rPr>
        <w:t>Всего сообщений в публичных каналах</w:t>
      </w:r>
      <w:r>
        <w:rPr>
          <w:rFonts w:eastAsia="Times New Roman" w:cstheme="minorHAnsi"/>
          <w:sz w:val="24"/>
          <w:szCs w:val="24"/>
          <w:lang w:eastAsia="ru-RU"/>
        </w:rPr>
        <w:t>: Общее количество сообщений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 xml:space="preserve"> во всех каналах</w:t>
      </w:r>
    </w:p>
    <w:p w:rsidR="00662CC8" w:rsidRPr="00662CC8" w:rsidRDefault="001C5223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C5223">
        <w:rPr>
          <w:rFonts w:eastAsia="Times New Roman" w:cstheme="minorHAnsi"/>
          <w:b/>
          <w:bCs/>
          <w:sz w:val="24"/>
          <w:szCs w:val="24"/>
          <w:lang w:eastAsia="ru-RU"/>
        </w:rPr>
        <w:t>Всего сообщений в закрытых каналах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 xml:space="preserve">: Общее количество сообщений </w:t>
      </w:r>
      <w:r>
        <w:rPr>
          <w:rFonts w:eastAsia="Times New Roman" w:cstheme="minorHAnsi"/>
          <w:sz w:val="24"/>
          <w:szCs w:val="24"/>
          <w:lang w:eastAsia="ru-RU"/>
        </w:rPr>
        <w:t>в закрытых каналах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>.</w:t>
      </w:r>
    </w:p>
    <w:p w:rsidR="00662CC8" w:rsidRPr="00662CC8" w:rsidRDefault="001C5223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C5223">
        <w:rPr>
          <w:rFonts w:eastAsia="Times New Roman" w:cstheme="minorHAnsi"/>
          <w:b/>
          <w:bCs/>
          <w:sz w:val="24"/>
          <w:szCs w:val="24"/>
          <w:lang w:eastAsia="ru-RU"/>
        </w:rPr>
        <w:t>Всего личных сообщений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>: общее количество сообщений, отправленных во всех личных сообщениях.</w:t>
      </w:r>
    </w:p>
    <w:p w:rsidR="00662CC8" w:rsidRPr="00662CC8" w:rsidRDefault="00662CC8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Сообщения в омниканальности</w:t>
      </w:r>
      <w:r w:rsidRPr="00662CC8">
        <w:rPr>
          <w:rFonts w:eastAsia="Times New Roman" w:cstheme="minorHAnsi"/>
          <w:sz w:val="24"/>
          <w:szCs w:val="24"/>
          <w:lang w:eastAsia="ru-RU"/>
        </w:rPr>
        <w:t>: общее количество сообщений в омниканальности.</w:t>
      </w:r>
    </w:p>
    <w:p w:rsidR="00662CC8" w:rsidRDefault="00662CC8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Сообщений в обсуждениях:</w:t>
      </w:r>
      <w:r w:rsidRPr="00662CC8">
        <w:rPr>
          <w:rFonts w:eastAsia="Times New Roman" w:cstheme="minorHAnsi"/>
          <w:sz w:val="24"/>
          <w:szCs w:val="24"/>
          <w:lang w:eastAsia="ru-RU"/>
        </w:rPr>
        <w:t> Всего сообщений в обсуждениях</w:t>
      </w:r>
    </w:p>
    <w:p w:rsidR="001C5223" w:rsidRPr="001C5223" w:rsidRDefault="001C5223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1C5223">
        <w:rPr>
          <w:rFonts w:eastAsia="Times New Roman" w:cstheme="minorHAnsi"/>
          <w:b/>
          <w:bCs/>
          <w:sz w:val="24"/>
          <w:szCs w:val="24"/>
          <w:lang w:eastAsia="ru-RU"/>
        </w:rPr>
        <w:t>Всего сообщений в Livechat чатах</w:t>
      </w:r>
      <w:r w:rsidRPr="00662CC8">
        <w:rPr>
          <w:rFonts w:eastAsia="Times New Roman" w:cstheme="minorHAnsi"/>
          <w:b/>
          <w:bCs/>
          <w:sz w:val="24"/>
          <w:szCs w:val="24"/>
          <w:lang w:eastAsia="ru-RU"/>
        </w:rPr>
        <w:t>:</w:t>
      </w:r>
      <w:r w:rsidRPr="00662CC8">
        <w:rPr>
          <w:rFonts w:eastAsia="Times New Roman" w:cstheme="minorHAnsi"/>
          <w:sz w:val="24"/>
          <w:szCs w:val="24"/>
          <w:lang w:eastAsia="ru-RU"/>
        </w:rPr>
        <w:t xml:space="preserve"> Всего сообщений в </w:t>
      </w:r>
      <w:r>
        <w:rPr>
          <w:rFonts w:eastAsia="Times New Roman" w:cstheme="minorHAnsi"/>
          <w:sz w:val="24"/>
          <w:szCs w:val="24"/>
          <w:lang w:val="en-US" w:eastAsia="ru-RU"/>
        </w:rPr>
        <w:t>Livechat</w:t>
      </w:r>
      <w:r w:rsidRPr="001C5223">
        <w:rPr>
          <w:rFonts w:eastAsia="Times New Roman" w:cstheme="minorHAnsi"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чатах</w:t>
      </w:r>
    </w:p>
    <w:p w:rsidR="00662CC8" w:rsidRDefault="001C5223" w:rsidP="008A14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sz w:val="24"/>
          <w:szCs w:val="24"/>
          <w:lang w:eastAsia="ru-RU"/>
        </w:rPr>
        <w:t>Общее</w:t>
      </w:r>
      <w:r w:rsidR="00662CC8" w:rsidRPr="00662CC8">
        <w:rPr>
          <w:rFonts w:eastAsia="Times New Roman" w:cstheme="minorHAnsi"/>
          <w:sz w:val="24"/>
          <w:szCs w:val="24"/>
          <w:lang w:eastAsia="ru-RU"/>
        </w:rPr>
        <w:t>: общее количество сообщений, отправленных и полученных на сервере.</w:t>
      </w:r>
    </w:p>
    <w:p w:rsidR="00E43B4F" w:rsidRPr="00E43B4F" w:rsidRDefault="00E43B4F" w:rsidP="00E43B4F">
      <w:pPr>
        <w:spacing w:before="100" w:beforeAutospacing="1" w:after="100" w:afterAutospacing="1" w:line="240" w:lineRule="auto"/>
        <w:ind w:left="720"/>
        <w:rPr>
          <w:rFonts w:eastAsia="Times New Roman" w:cstheme="minorHAnsi"/>
          <w:i/>
          <w:lang w:eastAsia="ru-RU"/>
        </w:rPr>
      </w:pPr>
      <w:r w:rsidRPr="00E43B4F">
        <w:rPr>
          <w:rFonts w:eastAsia="Times New Roman" w:cstheme="minorHAnsi"/>
          <w:i/>
          <w:lang w:eastAsia="ru-RU"/>
        </w:rPr>
        <w:t>Нажмите кнопку </w:t>
      </w:r>
      <w:r w:rsidRPr="00E43B4F">
        <w:rPr>
          <w:rFonts w:eastAsia="Times New Roman" w:cstheme="minorHAnsi"/>
          <w:b/>
          <w:bCs/>
          <w:i/>
          <w:lang w:eastAsia="ru-RU"/>
        </w:rPr>
        <w:t>«</w:t>
      </w:r>
      <w:r>
        <w:rPr>
          <w:rFonts w:eastAsia="Times New Roman" w:cstheme="minorHAnsi"/>
          <w:b/>
          <w:bCs/>
          <w:i/>
          <w:lang w:eastAsia="ru-RU"/>
        </w:rPr>
        <w:t>Смотреть на панели взаимодействия</w:t>
      </w:r>
      <w:r w:rsidRPr="00E43B4F">
        <w:rPr>
          <w:rFonts w:eastAsia="Times New Roman" w:cstheme="minorHAnsi"/>
          <w:b/>
          <w:bCs/>
          <w:i/>
          <w:lang w:eastAsia="ru-RU"/>
        </w:rPr>
        <w:t>»,</w:t>
      </w:r>
      <w:r w:rsidRPr="00E43B4F">
        <w:rPr>
          <w:rFonts w:eastAsia="Times New Roman" w:cstheme="minorHAnsi"/>
          <w:i/>
          <w:lang w:eastAsia="ru-RU"/>
        </w:rPr>
        <w:t> чтобы просмотреть дополнительную статистику использования</w:t>
      </w:r>
    </w:p>
    <w:p w:rsidR="00835F56" w:rsidRDefault="002E3F59" w:rsidP="00BB634F">
      <w:pPr>
        <w:pStyle w:val="Heading2v2"/>
      </w:pPr>
      <w:bookmarkStart w:id="6" w:name="_Toc234250398"/>
      <w:r>
        <w:t>Подписка</w:t>
      </w:r>
      <w:bookmarkEnd w:id="6"/>
    </w:p>
    <w:p w:rsidR="00633F14" w:rsidRDefault="00633F14" w:rsidP="00633F1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>Содержит информацию о текущих лимитах рабочего пространства и их использовании</w:t>
      </w:r>
    </w:p>
    <w:p w:rsidR="00633F14" w:rsidRPr="007356F0" w:rsidRDefault="00633F14" w:rsidP="008A1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2142B3">
        <w:rPr>
          <w:rFonts w:eastAsia="Times New Roman" w:cstheme="minorHAnsi"/>
          <w:b/>
          <w:sz w:val="24"/>
          <w:szCs w:val="24"/>
          <w:lang w:eastAsia="ru-RU"/>
        </w:rPr>
        <w:lastRenderedPageBreak/>
        <w:t>Р</w:t>
      </w:r>
      <w:r w:rsidRPr="007356F0">
        <w:rPr>
          <w:rFonts w:eastAsia="Times New Roman" w:cstheme="minorHAnsi"/>
          <w:b/>
          <w:sz w:val="24"/>
          <w:szCs w:val="24"/>
          <w:lang w:eastAsia="ru-RU"/>
        </w:rPr>
        <w:t>абочие места: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указывает текущее количество активированных пользователей, деактивированные учётные записи не занимают рабочие места</w:t>
      </w:r>
    </w:p>
    <w:p w:rsidR="00633F14" w:rsidRPr="00DD1452" w:rsidRDefault="00633F14" w:rsidP="008A1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7356F0">
        <w:rPr>
          <w:rFonts w:eastAsia="Times New Roman" w:cstheme="minorHAnsi"/>
          <w:b/>
          <w:sz w:val="24"/>
          <w:szCs w:val="24"/>
          <w:lang w:eastAsia="ru-RU"/>
        </w:rPr>
        <w:t>Приложения</w:t>
      </w:r>
      <w:r w:rsidRPr="00DD1452">
        <w:rPr>
          <w:rFonts w:eastAsia="Times New Roman" w:cstheme="minorHAnsi"/>
          <w:b/>
          <w:sz w:val="24"/>
          <w:szCs w:val="24"/>
          <w:lang w:eastAsia="ru-RU"/>
        </w:rPr>
        <w:t>:</w:t>
      </w:r>
      <w:r>
        <w:rPr>
          <w:rFonts w:eastAsia="Times New Roman" w:cstheme="minorHAnsi"/>
          <w:b/>
          <w:sz w:val="24"/>
          <w:szCs w:val="24"/>
          <w:lang w:eastAsia="ru-RU"/>
        </w:rPr>
        <w:t xml:space="preserve"> </w:t>
      </w:r>
      <w:r>
        <w:rPr>
          <w:rFonts w:eastAsia="Times New Roman" w:cstheme="minorHAnsi"/>
          <w:sz w:val="24"/>
          <w:szCs w:val="24"/>
          <w:lang w:eastAsia="ru-RU"/>
        </w:rPr>
        <w:t>количество текущих приложений рабочего пространства</w:t>
      </w:r>
    </w:p>
    <w:p w:rsidR="00633F14" w:rsidRPr="00633F14" w:rsidRDefault="00633F14" w:rsidP="008A14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ru-RU"/>
        </w:rPr>
      </w:pPr>
      <w:r w:rsidRPr="00DD1452">
        <w:rPr>
          <w:rFonts w:eastAsia="Times New Roman" w:cstheme="minorHAnsi"/>
          <w:b/>
          <w:sz w:val="24"/>
          <w:szCs w:val="24"/>
          <w:lang w:eastAsia="ru-RU"/>
        </w:rPr>
        <w:t xml:space="preserve">Push уведомления: </w:t>
      </w:r>
      <w:r w:rsidR="002142B3">
        <w:rPr>
          <w:rFonts w:eastAsia="Times New Roman" w:cstheme="minorHAnsi"/>
          <w:sz w:val="24"/>
          <w:szCs w:val="24"/>
          <w:lang w:eastAsia="ru-RU"/>
        </w:rPr>
        <w:t>лимит и расход пуш-</w:t>
      </w:r>
      <w:r>
        <w:rPr>
          <w:rFonts w:eastAsia="Times New Roman" w:cstheme="minorHAnsi"/>
          <w:sz w:val="24"/>
          <w:szCs w:val="24"/>
          <w:lang w:eastAsia="ru-RU"/>
        </w:rPr>
        <w:t>уведомлений мобильных клиентов рабочего пространства</w:t>
      </w:r>
    </w:p>
    <w:p w:rsidR="00633F14" w:rsidRDefault="00633F14" w:rsidP="00633F14">
      <w:pPr>
        <w:pStyle w:val="Heading2v2"/>
      </w:pPr>
      <w:bookmarkStart w:id="7" w:name="_Toc234250399"/>
      <w:r>
        <w:t>Панель</w:t>
      </w:r>
      <w:bookmarkEnd w:id="7"/>
    </w:p>
    <w:p w:rsidR="00633F14" w:rsidRPr="00962EAB" w:rsidRDefault="00633F14" w:rsidP="0029759F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ru-RU"/>
        </w:rPr>
      </w:pPr>
      <w:r>
        <w:rPr>
          <w:rFonts w:eastAsia="Times New Roman" w:cstheme="minorHAnsi"/>
          <w:sz w:val="24"/>
          <w:szCs w:val="24"/>
          <w:lang w:eastAsia="ru-RU"/>
        </w:rPr>
        <w:t xml:space="preserve">Панель взаимодействия содержит расширенную </w:t>
      </w:r>
      <w:r w:rsidR="0001474A">
        <w:rPr>
          <w:rFonts w:eastAsia="Times New Roman" w:cstheme="minorHAnsi"/>
          <w:sz w:val="24"/>
          <w:szCs w:val="24"/>
          <w:lang w:eastAsia="ru-RU"/>
        </w:rPr>
        <w:t>ста</w:t>
      </w:r>
      <w:r w:rsidR="00494812">
        <w:rPr>
          <w:rFonts w:eastAsia="Times New Roman" w:cstheme="minorHAnsi"/>
          <w:sz w:val="24"/>
          <w:szCs w:val="24"/>
          <w:lang w:eastAsia="ru-RU"/>
        </w:rPr>
        <w:t>ти</w:t>
      </w:r>
      <w:r w:rsidR="0001474A">
        <w:rPr>
          <w:rFonts w:eastAsia="Times New Roman" w:cstheme="minorHAnsi"/>
          <w:sz w:val="24"/>
          <w:szCs w:val="24"/>
          <w:lang w:eastAsia="ru-RU"/>
        </w:rPr>
        <w:t>сти</w:t>
      </w:r>
      <w:r w:rsidR="00494812">
        <w:rPr>
          <w:rFonts w:eastAsia="Times New Roman" w:cstheme="minorHAnsi"/>
          <w:sz w:val="24"/>
          <w:szCs w:val="24"/>
          <w:lang w:eastAsia="ru-RU"/>
        </w:rPr>
        <w:t xml:space="preserve">ку </w:t>
      </w:r>
      <w:r w:rsidR="00C62E29">
        <w:rPr>
          <w:rFonts w:eastAsia="Times New Roman" w:cstheme="minorHAnsi"/>
          <w:sz w:val="24"/>
          <w:szCs w:val="24"/>
          <w:lang w:eastAsia="ru-RU"/>
        </w:rPr>
        <w:t>и</w:t>
      </w:r>
      <w:r w:rsidR="00494812">
        <w:rPr>
          <w:rFonts w:eastAsia="Times New Roman" w:cstheme="minorHAnsi"/>
          <w:sz w:val="24"/>
          <w:szCs w:val="24"/>
          <w:lang w:eastAsia="ru-RU"/>
        </w:rPr>
        <w:t>спользования Рабочего пространства</w:t>
      </w:r>
      <w:r w:rsidR="001B3781">
        <w:rPr>
          <w:rFonts w:eastAsia="Times New Roman" w:cstheme="minorHAnsi"/>
          <w:sz w:val="24"/>
          <w:szCs w:val="24"/>
          <w:lang w:eastAsia="ru-RU"/>
        </w:rPr>
        <w:t xml:space="preserve"> по Пользователям, Сообщениям и Каналам.</w:t>
      </w:r>
      <w:r w:rsidR="00962EAB" w:rsidRPr="00962EAB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962EAB">
        <w:rPr>
          <w:rFonts w:eastAsia="Times New Roman" w:cstheme="minorHAnsi"/>
          <w:sz w:val="24"/>
          <w:szCs w:val="24"/>
          <w:lang w:eastAsia="ru-RU"/>
        </w:rPr>
        <w:t>Дополнительные возможности</w:t>
      </w:r>
      <w:r w:rsidR="00962EAB" w:rsidRPr="00962EAB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962EAB">
        <w:rPr>
          <w:rFonts w:eastAsia="Times New Roman" w:cstheme="minorHAnsi"/>
          <w:sz w:val="24"/>
          <w:szCs w:val="24"/>
          <w:lang w:eastAsia="ru-RU"/>
        </w:rPr>
        <w:t xml:space="preserve">внешнего мониторинга предоставляются на базе протоколов </w:t>
      </w:r>
      <w:r w:rsidR="00962EAB">
        <w:rPr>
          <w:rFonts w:eastAsia="Times New Roman" w:cstheme="minorHAnsi"/>
          <w:sz w:val="24"/>
          <w:szCs w:val="24"/>
          <w:lang w:val="en-US" w:eastAsia="ru-RU"/>
        </w:rPr>
        <w:t>Prometheus</w:t>
      </w:r>
      <w:r w:rsidR="00962EAB" w:rsidRPr="00962EAB">
        <w:rPr>
          <w:rFonts w:eastAsia="Times New Roman" w:cstheme="minorHAnsi"/>
          <w:sz w:val="24"/>
          <w:szCs w:val="24"/>
          <w:lang w:eastAsia="ru-RU"/>
        </w:rPr>
        <w:t xml:space="preserve"> </w:t>
      </w:r>
      <w:r w:rsidR="00962EAB">
        <w:rPr>
          <w:rFonts w:eastAsia="Times New Roman" w:cstheme="minorHAnsi"/>
          <w:sz w:val="24"/>
          <w:szCs w:val="24"/>
          <w:lang w:eastAsia="ru-RU"/>
        </w:rPr>
        <w:t xml:space="preserve">и </w:t>
      </w:r>
      <w:r w:rsidR="00962EAB">
        <w:rPr>
          <w:rFonts w:eastAsia="Times New Roman" w:cstheme="minorHAnsi"/>
          <w:sz w:val="24"/>
          <w:szCs w:val="24"/>
          <w:lang w:val="en-US" w:eastAsia="ru-RU"/>
        </w:rPr>
        <w:t>Greyhook</w:t>
      </w:r>
    </w:p>
    <w:p w:rsidR="00A535EA" w:rsidRDefault="00BF7C19" w:rsidP="00D31FF8">
      <w:pPr>
        <w:pStyle w:val="Heading2v2"/>
      </w:pPr>
      <w:bookmarkStart w:id="8" w:name="_Toc234250400"/>
      <w:r>
        <w:t>Модерация</w:t>
      </w:r>
      <w:bookmarkEnd w:id="8"/>
    </w:p>
    <w:p w:rsidR="00BF7C19" w:rsidRPr="00BF7C19" w:rsidRDefault="00BF7C19" w:rsidP="00BF7C19">
      <w:pPr>
        <w:ind w:left="709"/>
        <w:rPr>
          <w:lang w:eastAsia="ru-RU"/>
        </w:rPr>
      </w:pPr>
      <w:r w:rsidRPr="00BF7C19">
        <w:rPr>
          <w:lang w:eastAsia="ru-RU"/>
        </w:rPr>
        <w:t xml:space="preserve">Модерация контента имеет решающее значение для поддержания безопасного и инклюзивного цифрового рабочего пространства. Модерация в </w:t>
      </w:r>
      <w:r w:rsidR="00FD08B0">
        <w:rPr>
          <w:lang w:val="en-US" w:eastAsia="ru-RU"/>
        </w:rPr>
        <w:t>Unic</w:t>
      </w:r>
      <w:r w:rsidRPr="00BF7C19">
        <w:rPr>
          <w:lang w:eastAsia="ru-RU"/>
        </w:rPr>
        <w:t>Chat позволяет администраторам рабочего пространства и модераторам комнат просматривать сообщения, на которые поступили жалобы, и принимать соответствующие меры против вредоносных пользователей.</w:t>
      </w:r>
    </w:p>
    <w:p w:rsidR="00BF7C19" w:rsidRPr="00BF7C19" w:rsidRDefault="00BF7C19" w:rsidP="00BF7C19">
      <w:pPr>
        <w:ind w:left="709"/>
        <w:rPr>
          <w:lang w:eastAsia="ru-RU"/>
        </w:rPr>
      </w:pPr>
      <w:r w:rsidRPr="00BF7C19">
        <w:rPr>
          <w:lang w:eastAsia="ru-RU"/>
        </w:rPr>
        <w:t>Чтобы получить доступ к этому меню, перейдите в </w:t>
      </w:r>
      <w:r w:rsidRPr="00BF7C19">
        <w:rPr>
          <w:b/>
          <w:bCs/>
          <w:lang w:eastAsia="ru-RU"/>
        </w:rPr>
        <w:t>Администрирование</w:t>
      </w:r>
      <w:r w:rsidRPr="00BF7C19">
        <w:rPr>
          <w:lang w:eastAsia="ru-RU"/>
        </w:rPr>
        <w:t> &gt; </w:t>
      </w:r>
      <w:r w:rsidRPr="00BF7C19">
        <w:rPr>
          <w:b/>
          <w:bCs/>
          <w:lang w:eastAsia="ru-RU"/>
        </w:rPr>
        <w:t>Рабочее пространство</w:t>
      </w:r>
      <w:r w:rsidRPr="00BF7C19">
        <w:rPr>
          <w:lang w:eastAsia="ru-RU"/>
        </w:rPr>
        <w:t> &gt; </w:t>
      </w:r>
      <w:r w:rsidRPr="00BF7C19">
        <w:rPr>
          <w:b/>
          <w:bCs/>
          <w:lang w:eastAsia="ru-RU"/>
        </w:rPr>
        <w:t>Модерация . На странице Модерация</w:t>
      </w:r>
      <w:r w:rsidRPr="00BF7C19">
        <w:rPr>
          <w:lang w:eastAsia="ru-RU"/>
        </w:rPr>
        <w:t> отображаются следующие вкладки .</w:t>
      </w:r>
    </w:p>
    <w:p w:rsidR="00BF7C19" w:rsidRPr="00BF7C19" w:rsidRDefault="00BF7C19" w:rsidP="00BD7BC2">
      <w:pPr>
        <w:pStyle w:val="a8"/>
        <w:numPr>
          <w:ilvl w:val="0"/>
          <w:numId w:val="7"/>
        </w:numPr>
        <w:rPr>
          <w:lang w:eastAsia="ru-RU"/>
        </w:rPr>
      </w:pPr>
      <w:r w:rsidRPr="00BF7C19">
        <w:rPr>
          <w:lang w:eastAsia="ru-RU"/>
        </w:rPr>
        <w:t>Сообщения, о которых сообщалось</w:t>
      </w:r>
    </w:p>
    <w:p w:rsidR="00BF7C19" w:rsidRPr="00BF7C19" w:rsidRDefault="00BF7C19" w:rsidP="00BD7BC2">
      <w:pPr>
        <w:pStyle w:val="a8"/>
        <w:numPr>
          <w:ilvl w:val="0"/>
          <w:numId w:val="7"/>
        </w:numPr>
        <w:rPr>
          <w:lang w:eastAsia="ru-RU"/>
        </w:rPr>
      </w:pPr>
      <w:r w:rsidRPr="00BF7C19">
        <w:rPr>
          <w:lang w:eastAsia="ru-RU"/>
        </w:rPr>
        <w:t>Сообщенные пользователи</w:t>
      </w:r>
    </w:p>
    <w:p w:rsidR="0068415B" w:rsidRDefault="0068415B" w:rsidP="0068415B">
      <w:pPr>
        <w:pStyle w:val="Heading3v2"/>
        <w:numPr>
          <w:ilvl w:val="1"/>
          <w:numId w:val="1"/>
        </w:numPr>
      </w:pPr>
      <w:bookmarkStart w:id="9" w:name="_Toc234250401"/>
      <w:r w:rsidRPr="0068415B">
        <w:t>Сообщения, о которых сообщалось</w:t>
      </w:r>
      <w:bookmarkEnd w:id="9"/>
    </w:p>
    <w:p w:rsidR="0068415B" w:rsidRDefault="0068415B" w:rsidP="0068415B">
      <w:pPr>
        <w:ind w:left="709"/>
      </w:pPr>
      <w:r>
        <w:t>Вкладка отображает сообщения, на которые поступили жалобы. Вы можете найти следующую информацию:</w:t>
      </w:r>
    </w:p>
    <w:p w:rsidR="0068415B" w:rsidRDefault="0068415B" w:rsidP="00BD7BC2">
      <w:pPr>
        <w:pStyle w:val="a8"/>
        <w:numPr>
          <w:ilvl w:val="0"/>
          <w:numId w:val="8"/>
        </w:numPr>
      </w:pPr>
      <w:r>
        <w:t>Пользователи, на сообщения которых поступила жалоба.</w:t>
      </w:r>
    </w:p>
    <w:p w:rsidR="0068415B" w:rsidRDefault="0068415B" w:rsidP="00BD7BC2">
      <w:pPr>
        <w:pStyle w:val="a8"/>
        <w:numPr>
          <w:ilvl w:val="0"/>
          <w:numId w:val="8"/>
        </w:numPr>
      </w:pPr>
      <w:r>
        <w:t>Сообщение, о котором идет речь.</w:t>
      </w:r>
    </w:p>
    <w:p w:rsidR="0068415B" w:rsidRDefault="0068415B" w:rsidP="00BD7BC2">
      <w:pPr>
        <w:pStyle w:val="a8"/>
        <w:numPr>
          <w:ilvl w:val="0"/>
          <w:numId w:val="8"/>
        </w:numPr>
      </w:pPr>
      <w:r>
        <w:t>Комната, в которой передано сообщение.</w:t>
      </w:r>
    </w:p>
    <w:p w:rsidR="0068415B" w:rsidRDefault="0068415B" w:rsidP="00BD7BC2">
      <w:pPr>
        <w:pStyle w:val="a8"/>
        <w:numPr>
          <w:ilvl w:val="0"/>
          <w:numId w:val="8"/>
        </w:numPr>
      </w:pPr>
      <w:r>
        <w:t>Дата и время отправки сообщения.</w:t>
      </w:r>
    </w:p>
    <w:p w:rsidR="0068415B" w:rsidRDefault="0068415B" w:rsidP="00BD7BC2">
      <w:pPr>
        <w:pStyle w:val="a8"/>
        <w:numPr>
          <w:ilvl w:val="0"/>
          <w:numId w:val="8"/>
        </w:numPr>
      </w:pPr>
      <w:r>
        <w:t>Количество сообщений, отправленных пользователю.</w:t>
      </w:r>
    </w:p>
    <w:p w:rsidR="00CC4080" w:rsidRDefault="00CC4080" w:rsidP="00CC4080">
      <w:pPr>
        <w:pStyle w:val="Heading3v2"/>
        <w:numPr>
          <w:ilvl w:val="1"/>
          <w:numId w:val="1"/>
        </w:numPr>
      </w:pPr>
      <w:bookmarkStart w:id="10" w:name="_Toc234250402"/>
      <w:r w:rsidRPr="00CC4080">
        <w:t>Действия по сообщенным сообщениям</w:t>
      </w:r>
      <w:bookmarkEnd w:id="10"/>
    </w:p>
    <w:p w:rsidR="00CC4080" w:rsidRDefault="00CC4080" w:rsidP="00CC4080">
      <w:pPr>
        <w:ind w:left="709"/>
      </w:pPr>
      <w:r>
        <w:t>Перейдите в выпадающее меню</w:t>
      </w:r>
      <w:r w:rsidRPr="00CC4080">
        <w:t xml:space="preserve"> в отчете, чтобы просмотреть все действия, которые вы можете выполнить по отношению к пользователю, а также сообщение, на которое был отправлен отчет:</w:t>
      </w:r>
    </w:p>
    <w:p w:rsidR="00CC4080" w:rsidRPr="00CC4080" w:rsidRDefault="00CC4080" w:rsidP="00BD7BC2">
      <w:pPr>
        <w:numPr>
          <w:ilvl w:val="0"/>
          <w:numId w:val="9"/>
        </w:numPr>
        <w:tabs>
          <w:tab w:val="num" w:pos="720"/>
        </w:tabs>
      </w:pPr>
      <w:r w:rsidRPr="00CC4080">
        <w:rPr>
          <w:b/>
          <w:bCs/>
        </w:rPr>
        <w:t>Просмотреть сообщения</w:t>
      </w:r>
      <w:r w:rsidRPr="00CC4080">
        <w:t> — просмотреть сведения о поступивших сообщениях.</w:t>
      </w:r>
    </w:p>
    <w:p w:rsidR="00CC4080" w:rsidRPr="00CC4080" w:rsidRDefault="00CC4080" w:rsidP="00BD7BC2">
      <w:pPr>
        <w:numPr>
          <w:ilvl w:val="0"/>
          <w:numId w:val="9"/>
        </w:numPr>
        <w:tabs>
          <w:tab w:val="num" w:pos="720"/>
        </w:tabs>
      </w:pPr>
      <w:r w:rsidRPr="00CC4080">
        <w:rPr>
          <w:b/>
          <w:bCs/>
        </w:rPr>
        <w:t>Отклонить отчеты</w:t>
      </w:r>
      <w:r w:rsidRPr="00CC4080">
        <w:t> - Удалить отчеты. Сообщения не будут затронуты.</w:t>
      </w:r>
    </w:p>
    <w:p w:rsidR="00CC4080" w:rsidRPr="00CC4080" w:rsidRDefault="00CC4080" w:rsidP="00BD7BC2">
      <w:pPr>
        <w:numPr>
          <w:ilvl w:val="0"/>
          <w:numId w:val="9"/>
        </w:numPr>
        <w:tabs>
          <w:tab w:val="num" w:pos="720"/>
        </w:tabs>
      </w:pPr>
      <w:r w:rsidRPr="00CC4080">
        <w:rPr>
          <w:b/>
          <w:bCs/>
        </w:rPr>
        <w:t>Удалить все сообщения</w:t>
      </w:r>
      <w:r w:rsidRPr="00CC4080">
        <w:t> — удалить из комнат сообщения, на которые поступила жалоба, и закрыть жалобу.</w:t>
      </w:r>
    </w:p>
    <w:p w:rsidR="00CC4080" w:rsidRPr="00CC4080" w:rsidRDefault="00CC4080" w:rsidP="00BD7BC2">
      <w:pPr>
        <w:numPr>
          <w:ilvl w:val="0"/>
          <w:numId w:val="9"/>
        </w:numPr>
        <w:tabs>
          <w:tab w:val="num" w:pos="720"/>
        </w:tabs>
      </w:pPr>
      <w:r w:rsidRPr="00CC4080">
        <w:rPr>
          <w:b/>
          <w:bCs/>
        </w:rPr>
        <w:t>Деактивировать пользователя</w:t>
      </w:r>
      <w:r w:rsidRPr="00CC4080">
        <w:t> - Пользователь не может войти в систему, пока не будет повторно активирован. Сообщения, о которых поступила жалоба, удаляются из комнат.</w:t>
      </w:r>
    </w:p>
    <w:p w:rsidR="00CC4080" w:rsidRPr="00CC4080" w:rsidRDefault="00CC4080" w:rsidP="00BD7BC2">
      <w:pPr>
        <w:numPr>
          <w:ilvl w:val="0"/>
          <w:numId w:val="9"/>
        </w:numPr>
        <w:tabs>
          <w:tab w:val="num" w:pos="720"/>
        </w:tabs>
      </w:pPr>
      <w:r w:rsidRPr="00CC4080">
        <w:rPr>
          <w:b/>
          <w:bCs/>
        </w:rPr>
        <w:lastRenderedPageBreak/>
        <w:t>Сбросить аватар пользователя</w:t>
      </w:r>
      <w:r w:rsidRPr="00CC4080">
        <w:t> — удалить текущий аватар пользователя.</w:t>
      </w:r>
    </w:p>
    <w:p w:rsidR="00CC4080" w:rsidRDefault="00CC4080" w:rsidP="00CC4080">
      <w:pPr>
        <w:ind w:left="709"/>
      </w:pPr>
    </w:p>
    <w:p w:rsidR="00287EFA" w:rsidRDefault="00287EFA" w:rsidP="00CC4080">
      <w:pPr>
        <w:ind w:left="709"/>
      </w:pPr>
    </w:p>
    <w:p w:rsidR="00287EFA" w:rsidRDefault="00287EFA" w:rsidP="00287EFA">
      <w:pPr>
        <w:pStyle w:val="Heading3v2"/>
        <w:numPr>
          <w:ilvl w:val="1"/>
          <w:numId w:val="1"/>
        </w:numPr>
      </w:pPr>
      <w:bookmarkStart w:id="11" w:name="_Toc234250403"/>
      <w:r w:rsidRPr="00287EFA">
        <w:t>Сообщенные пользователи</w:t>
      </w:r>
      <w:bookmarkEnd w:id="11"/>
    </w:p>
    <w:p w:rsidR="00287EFA" w:rsidRPr="00287EFA" w:rsidRDefault="00287EFA" w:rsidP="00287EFA">
      <w:pPr>
        <w:ind w:left="709"/>
      </w:pPr>
      <w:r w:rsidRPr="00287EFA">
        <w:t>Вкладка отображает пользователей, на которых поступили жалобы. Вы можете найти следующую информацию.</w:t>
      </w:r>
    </w:p>
    <w:p w:rsidR="00287EFA" w:rsidRPr="00287EFA" w:rsidRDefault="00287EFA" w:rsidP="00BD7BC2">
      <w:pPr>
        <w:numPr>
          <w:ilvl w:val="0"/>
          <w:numId w:val="10"/>
        </w:numPr>
        <w:tabs>
          <w:tab w:val="num" w:pos="720"/>
        </w:tabs>
      </w:pPr>
      <w:r w:rsidRPr="00287EFA">
        <w:t>Пользователь, на которого поступила жалоба.</w:t>
      </w:r>
    </w:p>
    <w:p w:rsidR="00287EFA" w:rsidRPr="00287EFA" w:rsidRDefault="00287EFA" w:rsidP="00BD7BC2">
      <w:pPr>
        <w:numPr>
          <w:ilvl w:val="0"/>
          <w:numId w:val="10"/>
        </w:numPr>
        <w:tabs>
          <w:tab w:val="num" w:pos="720"/>
        </w:tabs>
      </w:pPr>
      <w:r w:rsidRPr="00287EFA">
        <w:t>Дата и время создания пользователя.</w:t>
      </w:r>
    </w:p>
    <w:p w:rsidR="00287EFA" w:rsidRPr="00287EFA" w:rsidRDefault="00287EFA" w:rsidP="00BD7BC2">
      <w:pPr>
        <w:numPr>
          <w:ilvl w:val="0"/>
          <w:numId w:val="10"/>
        </w:numPr>
        <w:tabs>
          <w:tab w:val="num" w:pos="720"/>
        </w:tabs>
      </w:pPr>
      <w:r w:rsidRPr="00287EFA">
        <w:t>Электронная почта пользователя.</w:t>
      </w:r>
    </w:p>
    <w:p w:rsidR="00287EFA" w:rsidRPr="00287EFA" w:rsidRDefault="00287EFA" w:rsidP="00BD7BC2">
      <w:pPr>
        <w:numPr>
          <w:ilvl w:val="0"/>
          <w:numId w:val="10"/>
        </w:numPr>
        <w:tabs>
          <w:tab w:val="num" w:pos="720"/>
        </w:tabs>
      </w:pPr>
      <w:r w:rsidRPr="00287EFA">
        <w:t>Дата и время, когда о пользователе сообщается.</w:t>
      </w:r>
    </w:p>
    <w:p w:rsidR="00287EFA" w:rsidRPr="00287EFA" w:rsidRDefault="00287EFA" w:rsidP="00BD7BC2">
      <w:pPr>
        <w:numPr>
          <w:ilvl w:val="0"/>
          <w:numId w:val="10"/>
        </w:numPr>
        <w:tabs>
          <w:tab w:val="num" w:pos="720"/>
        </w:tabs>
      </w:pPr>
      <w:r w:rsidRPr="00287EFA">
        <w:t>Количество жалоб на пользователя.</w:t>
      </w:r>
    </w:p>
    <w:p w:rsidR="00287EFA" w:rsidRDefault="00287EFA" w:rsidP="00287EFA"/>
    <w:p w:rsidR="00AA02A4" w:rsidRDefault="00AA02A4" w:rsidP="00287EFA"/>
    <w:p w:rsidR="00AA02A4" w:rsidRPr="00B05B12" w:rsidRDefault="00AA02A4" w:rsidP="00AA02A4">
      <w:pPr>
        <w:pStyle w:val="Heading3v2"/>
        <w:numPr>
          <w:ilvl w:val="1"/>
          <w:numId w:val="1"/>
        </w:numPr>
        <w:rPr>
          <w:bCs/>
        </w:rPr>
      </w:pPr>
      <w:r w:rsidRPr="00B05B12">
        <w:rPr>
          <w:rFonts w:ascii="var(--heading-font-family)" w:eastAsia="Times New Roman" w:hAnsi="var(--heading-font-family)" w:cs="Times New Roman"/>
          <w:bCs/>
          <w:color w:val="F4F4F5"/>
          <w:sz w:val="27"/>
          <w:szCs w:val="27"/>
          <w:lang w:eastAsia="ru-RU"/>
        </w:rPr>
        <w:t xml:space="preserve"> </w:t>
      </w:r>
      <w:bookmarkStart w:id="12" w:name="_Toc234250404"/>
      <w:r w:rsidRPr="00B05B12">
        <w:rPr>
          <w:bCs/>
        </w:rPr>
        <w:t>Действия зарегистрированных пользователей</w:t>
      </w:r>
      <w:bookmarkEnd w:id="12"/>
    </w:p>
    <w:p w:rsidR="00D834CC" w:rsidRPr="00D834CC" w:rsidRDefault="00D834CC" w:rsidP="00D834CC">
      <w:pPr>
        <w:ind w:left="709"/>
      </w:pPr>
      <w:r>
        <w:t xml:space="preserve">Перейдите в выпадающее меню </w:t>
      </w:r>
      <w:r w:rsidRPr="00D834CC">
        <w:t>в отчете, чтобы просмотреть все действия, которые вы можете выполнить в отношении указанного пользователя:</w:t>
      </w:r>
    </w:p>
    <w:p w:rsidR="00D834CC" w:rsidRPr="00D834CC" w:rsidRDefault="00D834CC" w:rsidP="00BD7BC2">
      <w:pPr>
        <w:numPr>
          <w:ilvl w:val="0"/>
          <w:numId w:val="11"/>
        </w:numPr>
        <w:tabs>
          <w:tab w:val="num" w:pos="720"/>
        </w:tabs>
      </w:pPr>
      <w:r w:rsidRPr="00D834CC">
        <w:rPr>
          <w:b/>
          <w:bCs/>
        </w:rPr>
        <w:t>Просмотреть отчеты</w:t>
      </w:r>
      <w:r w:rsidRPr="00D834CC">
        <w:t> — просмотреть сведения о пользователе, на которого поступила жалоба.</w:t>
      </w:r>
    </w:p>
    <w:p w:rsidR="00D834CC" w:rsidRPr="00D834CC" w:rsidRDefault="00D834CC" w:rsidP="00BD7BC2">
      <w:pPr>
        <w:numPr>
          <w:ilvl w:val="0"/>
          <w:numId w:val="11"/>
        </w:numPr>
        <w:tabs>
          <w:tab w:val="num" w:pos="720"/>
        </w:tabs>
      </w:pPr>
      <w:r w:rsidRPr="00D834CC">
        <w:rPr>
          <w:b/>
          <w:bCs/>
        </w:rPr>
        <w:t>Отклонить отчеты</w:t>
      </w:r>
      <w:r w:rsidRPr="00D834CC">
        <w:t> - Удалить отчеты. Сообщения не будут затронуты.</w:t>
      </w:r>
    </w:p>
    <w:p w:rsidR="00D834CC" w:rsidRPr="00D834CC" w:rsidRDefault="00D834CC" w:rsidP="00BD7BC2">
      <w:pPr>
        <w:numPr>
          <w:ilvl w:val="0"/>
          <w:numId w:val="11"/>
        </w:numPr>
        <w:tabs>
          <w:tab w:val="num" w:pos="720"/>
        </w:tabs>
      </w:pPr>
      <w:r w:rsidRPr="00D834CC">
        <w:rPr>
          <w:b/>
          <w:bCs/>
        </w:rPr>
        <w:t>Деактивировать пользователя</w:t>
      </w:r>
      <w:r w:rsidRPr="00D834CC">
        <w:t> - Пользователь не может войти в систему, пока не будет повторно активирован. Сообщения, о которых поступила жалоба, удаляются из комнат.</w:t>
      </w:r>
    </w:p>
    <w:p w:rsidR="00D834CC" w:rsidRPr="00D834CC" w:rsidRDefault="00D834CC" w:rsidP="00BD7BC2">
      <w:pPr>
        <w:numPr>
          <w:ilvl w:val="0"/>
          <w:numId w:val="11"/>
        </w:numPr>
        <w:tabs>
          <w:tab w:val="num" w:pos="720"/>
        </w:tabs>
      </w:pPr>
      <w:r w:rsidRPr="00D834CC">
        <w:rPr>
          <w:b/>
          <w:bCs/>
        </w:rPr>
        <w:t>Сбросить аватар пользователя</w:t>
      </w:r>
      <w:r w:rsidRPr="00D834CC">
        <w:t> — удалить текущий аватар пользователя.</w:t>
      </w:r>
    </w:p>
    <w:p w:rsidR="00AA02A4" w:rsidRDefault="00AA02A4" w:rsidP="00AA02A4"/>
    <w:p w:rsidR="00AA02A4" w:rsidRDefault="00E45EA7" w:rsidP="00E45EA7">
      <w:pPr>
        <w:pStyle w:val="Heading3v2"/>
        <w:numPr>
          <w:ilvl w:val="1"/>
          <w:numId w:val="1"/>
        </w:numPr>
      </w:pPr>
      <w:bookmarkStart w:id="13" w:name="_Toc234250405"/>
      <w:r w:rsidRPr="00E45EA7">
        <w:t>Отчеты о поиске</w:t>
      </w:r>
      <w:bookmarkEnd w:id="13"/>
    </w:p>
    <w:p w:rsidR="00E45EA7" w:rsidRPr="00E45EA7" w:rsidRDefault="00E45EA7" w:rsidP="00E45EA7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E45EA7">
        <w:rPr>
          <w:rFonts w:eastAsia="Times New Roman" w:cstheme="minorHAnsi"/>
          <w:sz w:val="24"/>
          <w:szCs w:val="24"/>
          <w:lang w:eastAsia="ru-RU"/>
        </w:rPr>
        <w:t>Вы можете искать и фильтровать отчеты следующими способами:</w:t>
      </w:r>
    </w:p>
    <w:p w:rsidR="00E45EA7" w:rsidRPr="00E45EA7" w:rsidRDefault="00E45EA7" w:rsidP="00BD7BC2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45EA7">
        <w:rPr>
          <w:rFonts w:eastAsia="Times New Roman" w:cstheme="minorHAnsi"/>
          <w:sz w:val="24"/>
          <w:szCs w:val="24"/>
          <w:lang w:eastAsia="ru-RU"/>
        </w:rPr>
        <w:t>Используйте поле </w:t>
      </w:r>
      <w:r w:rsidRPr="00E45EA7">
        <w:rPr>
          <w:rFonts w:eastAsia="Times New Roman" w:cstheme="minorHAnsi"/>
          <w:b/>
          <w:bCs/>
          <w:sz w:val="24"/>
          <w:szCs w:val="24"/>
          <w:lang w:eastAsia="ru-RU"/>
        </w:rPr>
        <w:t>поиска</w:t>
      </w:r>
      <w:r w:rsidRPr="00E45EA7">
        <w:rPr>
          <w:rFonts w:eastAsia="Times New Roman" w:cstheme="minorHAnsi"/>
          <w:sz w:val="24"/>
          <w:szCs w:val="24"/>
          <w:lang w:eastAsia="ru-RU"/>
        </w:rPr>
        <w:t>, чтобы найти конкретные отчеты.</w:t>
      </w:r>
    </w:p>
    <w:p w:rsidR="00E45EA7" w:rsidRPr="00E45EA7" w:rsidRDefault="00E45EA7" w:rsidP="00BD7BC2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45EA7">
        <w:rPr>
          <w:rFonts w:eastAsia="Times New Roman" w:cstheme="minorHAnsi"/>
          <w:sz w:val="24"/>
          <w:szCs w:val="24"/>
          <w:lang w:eastAsia="ru-RU"/>
        </w:rPr>
        <w:t>Нажмите раскрывающееся меню </w:t>
      </w:r>
      <w:r w:rsidRPr="00E45EA7">
        <w:rPr>
          <w:rFonts w:eastAsia="Times New Roman" w:cstheme="minorHAnsi"/>
          <w:b/>
          <w:bCs/>
          <w:sz w:val="24"/>
          <w:szCs w:val="24"/>
          <w:lang w:eastAsia="ru-RU"/>
        </w:rPr>
        <w:t>Все</w:t>
      </w:r>
      <w:r w:rsidRPr="00E45EA7">
        <w:rPr>
          <w:rFonts w:eastAsia="Times New Roman" w:cstheme="minorHAnsi"/>
          <w:sz w:val="24"/>
          <w:szCs w:val="24"/>
          <w:lang w:eastAsia="ru-RU"/>
        </w:rPr>
        <w:t>, чтобы найти отчеты за определенный период времени. Вы можете выбрать любой из следующих вариантов:</w:t>
      </w:r>
    </w:p>
    <w:p w:rsidR="00E45EA7" w:rsidRPr="00EF65FF" w:rsidRDefault="00E45EA7" w:rsidP="00BD7BC2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F65FF">
        <w:rPr>
          <w:rFonts w:eastAsia="Times New Roman" w:cstheme="minorHAnsi"/>
          <w:bCs/>
          <w:sz w:val="24"/>
          <w:szCs w:val="24"/>
          <w:lang w:eastAsia="ru-RU"/>
        </w:rPr>
        <w:t>Сегодня</w:t>
      </w:r>
    </w:p>
    <w:p w:rsidR="00E45EA7" w:rsidRPr="00EF65FF" w:rsidRDefault="00E45EA7" w:rsidP="00BD7BC2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F65FF">
        <w:rPr>
          <w:rFonts w:eastAsia="Times New Roman" w:cstheme="minorHAnsi"/>
          <w:bCs/>
          <w:sz w:val="24"/>
          <w:szCs w:val="24"/>
          <w:lang w:eastAsia="ru-RU"/>
        </w:rPr>
        <w:t>Вчера</w:t>
      </w:r>
    </w:p>
    <w:p w:rsidR="00E45EA7" w:rsidRPr="00EF65FF" w:rsidRDefault="00E45EA7" w:rsidP="00BD7BC2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F65FF">
        <w:rPr>
          <w:rFonts w:eastAsia="Times New Roman" w:cstheme="minorHAnsi"/>
          <w:bCs/>
          <w:sz w:val="24"/>
          <w:szCs w:val="24"/>
          <w:lang w:eastAsia="ru-RU"/>
        </w:rPr>
        <w:t>На этой неделе</w:t>
      </w:r>
    </w:p>
    <w:p w:rsidR="00E45EA7" w:rsidRPr="00EF65FF" w:rsidRDefault="00E45EA7" w:rsidP="00BD7BC2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F65FF">
        <w:rPr>
          <w:rFonts w:eastAsia="Times New Roman" w:cstheme="minorHAnsi"/>
          <w:bCs/>
          <w:sz w:val="24"/>
          <w:szCs w:val="24"/>
          <w:lang w:eastAsia="ru-RU"/>
        </w:rPr>
        <w:t>Предыдущая неделя</w:t>
      </w:r>
    </w:p>
    <w:p w:rsidR="00E45EA7" w:rsidRPr="00EF65FF" w:rsidRDefault="00E45EA7" w:rsidP="00BD7BC2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F65FF">
        <w:rPr>
          <w:rFonts w:eastAsia="Times New Roman" w:cstheme="minorHAnsi"/>
          <w:bCs/>
          <w:sz w:val="24"/>
          <w:szCs w:val="24"/>
          <w:lang w:eastAsia="ru-RU"/>
        </w:rPr>
        <w:t>В этом месяце</w:t>
      </w:r>
    </w:p>
    <w:p w:rsidR="00E45EA7" w:rsidRPr="00EF65FF" w:rsidRDefault="00E45EA7" w:rsidP="00BD7BC2">
      <w:pPr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EF65FF">
        <w:rPr>
          <w:rFonts w:eastAsia="Times New Roman" w:cstheme="minorHAnsi"/>
          <w:bCs/>
          <w:sz w:val="24"/>
          <w:szCs w:val="24"/>
          <w:lang w:eastAsia="ru-RU"/>
        </w:rPr>
        <w:t>Все</w:t>
      </w:r>
    </w:p>
    <w:p w:rsidR="009329F6" w:rsidRDefault="009329F6" w:rsidP="009329F6">
      <w:p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</w:p>
    <w:p w:rsidR="009329F6" w:rsidRDefault="00814CAD" w:rsidP="00814CAD">
      <w:pPr>
        <w:pStyle w:val="Heading2v2"/>
      </w:pPr>
      <w:bookmarkStart w:id="14" w:name="_Toc234250406"/>
      <w:r w:rsidRPr="00814CAD">
        <w:lastRenderedPageBreak/>
        <w:t>Федерация</w:t>
      </w:r>
      <w:bookmarkEnd w:id="14"/>
    </w:p>
    <w:p w:rsidR="00F54C62" w:rsidRPr="00F54C62" w:rsidRDefault="00F54C62" w:rsidP="00F54C62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sz w:val="24"/>
          <w:szCs w:val="24"/>
          <w:lang w:eastAsia="ru-RU"/>
        </w:rPr>
        <w:t>На вкладке </w:t>
      </w: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«Федерация»</w:t>
      </w:r>
      <w:r w:rsidRPr="00F54C62">
        <w:rPr>
          <w:rFonts w:eastAsia="Times New Roman" w:cstheme="minorHAnsi"/>
          <w:sz w:val="24"/>
          <w:szCs w:val="24"/>
          <w:lang w:eastAsia="ru-RU"/>
        </w:rPr>
        <w:t> отображается статистика по федеративному подключению на вашем сервере.</w:t>
      </w:r>
    </w:p>
    <w:p w:rsidR="00F54C62" w:rsidRPr="00F54C62" w:rsidRDefault="00F54C62" w:rsidP="00F54C62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sz w:val="24"/>
          <w:szCs w:val="24"/>
          <w:lang w:eastAsia="ru-RU"/>
        </w:rPr>
        <w:t>Меню </w:t>
      </w: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«Федерация»</w:t>
      </w:r>
      <w:r w:rsidRPr="00F54C62">
        <w:rPr>
          <w:rFonts w:eastAsia="Times New Roman" w:cstheme="minorHAnsi"/>
          <w:sz w:val="24"/>
          <w:szCs w:val="24"/>
          <w:lang w:eastAsia="ru-RU"/>
        </w:rPr>
        <w:t> отображается только в том случае, если в рабочей области включена функция «Федерация».</w:t>
      </w:r>
    </w:p>
    <w:p w:rsidR="00F54C62" w:rsidRPr="00F54C62" w:rsidRDefault="00F54C62" w:rsidP="00F54C62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sz w:val="24"/>
          <w:szCs w:val="24"/>
          <w:lang w:eastAsia="ru-RU"/>
        </w:rPr>
        <w:t xml:space="preserve">С помощью настройки </w:t>
      </w:r>
      <w:r w:rsidR="000C50D5">
        <w:rPr>
          <w:rFonts w:eastAsia="Times New Roman" w:cstheme="minorHAnsi"/>
          <w:sz w:val="24"/>
          <w:szCs w:val="24"/>
          <w:lang w:eastAsia="ru-RU"/>
        </w:rPr>
        <w:t>Федерации</w:t>
      </w:r>
      <w:r w:rsidRPr="00F54C62">
        <w:rPr>
          <w:rFonts w:eastAsia="Times New Roman" w:cstheme="minorHAnsi"/>
          <w:sz w:val="24"/>
          <w:szCs w:val="24"/>
          <w:lang w:eastAsia="ru-RU"/>
        </w:rPr>
        <w:t xml:space="preserve"> вы можете настроить свой сервер для бесперебойной связи с другими серверами.</w:t>
      </w:r>
    </w:p>
    <w:p w:rsidR="00F54C62" w:rsidRPr="00F54C62" w:rsidRDefault="00F54C62" w:rsidP="00F54C62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sz w:val="24"/>
          <w:szCs w:val="24"/>
          <w:lang w:eastAsia="ru-RU"/>
        </w:rPr>
        <w:t>Чтобы получить доступ к панели управления, перейдите в </w:t>
      </w: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раздел Администрирование</w:t>
      </w:r>
      <w:r w:rsidRPr="00F54C62">
        <w:rPr>
          <w:rFonts w:eastAsia="Times New Roman" w:cstheme="minorHAnsi"/>
          <w:sz w:val="24"/>
          <w:szCs w:val="24"/>
          <w:lang w:eastAsia="ru-RU"/>
        </w:rPr>
        <w:t> &gt; </w:t>
      </w: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Рабочая область</w:t>
      </w:r>
      <w:r w:rsidRPr="00F54C62">
        <w:rPr>
          <w:rFonts w:eastAsia="Times New Roman" w:cstheme="minorHAnsi"/>
          <w:sz w:val="24"/>
          <w:szCs w:val="24"/>
          <w:lang w:eastAsia="ru-RU"/>
        </w:rPr>
        <w:t> &gt; </w:t>
      </w: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Федерация.</w:t>
      </w:r>
    </w:p>
    <w:p w:rsidR="00F54C62" w:rsidRPr="00F54C62" w:rsidRDefault="00F54C62" w:rsidP="00BD7BC2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Количество событий</w:t>
      </w:r>
      <w:r w:rsidRPr="00F54C62">
        <w:rPr>
          <w:rFonts w:eastAsia="Times New Roman" w:cstheme="minorHAnsi"/>
          <w:sz w:val="24"/>
          <w:szCs w:val="24"/>
          <w:lang w:eastAsia="ru-RU"/>
        </w:rPr>
        <w:t>: здесь отображается количество инициированных федеративных событий.</w:t>
      </w:r>
    </w:p>
    <w:p w:rsidR="00F54C62" w:rsidRPr="00F54C62" w:rsidRDefault="00F54C62" w:rsidP="00BD7BC2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Количество федеративных пользователей</w:t>
      </w:r>
      <w:r w:rsidRPr="00F54C62">
        <w:rPr>
          <w:rFonts w:eastAsia="Times New Roman" w:cstheme="minorHAnsi"/>
          <w:sz w:val="24"/>
          <w:szCs w:val="24"/>
          <w:lang w:eastAsia="ru-RU"/>
        </w:rPr>
        <w:t>: здесь отображается количество федеративных пользователей, к которым ваш сервер предоставил доступ.</w:t>
      </w:r>
    </w:p>
    <w:p w:rsidR="00F54C62" w:rsidRDefault="00F54C62" w:rsidP="00BD7BC2">
      <w:pPr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ru-RU"/>
        </w:rPr>
      </w:pPr>
      <w:r w:rsidRPr="00F54C62">
        <w:rPr>
          <w:rFonts w:eastAsia="Times New Roman" w:cstheme="minorHAnsi"/>
          <w:b/>
          <w:bCs/>
          <w:sz w:val="24"/>
          <w:szCs w:val="24"/>
          <w:lang w:eastAsia="ru-RU"/>
        </w:rPr>
        <w:t>Количество федеративных серверов</w:t>
      </w:r>
      <w:r w:rsidRPr="00F54C62">
        <w:rPr>
          <w:rFonts w:eastAsia="Times New Roman" w:cstheme="minorHAnsi"/>
          <w:sz w:val="24"/>
          <w:szCs w:val="24"/>
          <w:lang w:eastAsia="ru-RU"/>
        </w:rPr>
        <w:t>: количество федеративных серверов, с которыми взаимодействовало ваше рабочее пространство.</w:t>
      </w:r>
    </w:p>
    <w:p w:rsidR="005535AD" w:rsidRPr="005535AD" w:rsidRDefault="005535AD" w:rsidP="005535AD">
      <w:pPr>
        <w:spacing w:after="0" w:line="240" w:lineRule="auto"/>
        <w:ind w:left="720"/>
        <w:rPr>
          <w:rFonts w:eastAsia="Times New Roman" w:cstheme="minorHAnsi"/>
          <w:i/>
          <w:sz w:val="24"/>
          <w:szCs w:val="24"/>
          <w:lang w:eastAsia="ru-RU"/>
        </w:rPr>
      </w:pPr>
      <w:r w:rsidRPr="005535AD">
        <w:rPr>
          <w:rFonts w:eastAsia="Times New Roman" w:cstheme="minorHAnsi"/>
          <w:bCs/>
          <w:i/>
          <w:sz w:val="24"/>
          <w:szCs w:val="24"/>
          <w:lang w:eastAsia="ru-RU"/>
        </w:rPr>
        <w:t>Доступ к документации по настройки федерации предоставляется отдельно в рамках лицензирования</w:t>
      </w:r>
      <w:r w:rsidRPr="005535AD">
        <w:rPr>
          <w:rFonts w:eastAsia="Times New Roman" w:cstheme="minorHAnsi"/>
          <w:i/>
          <w:sz w:val="24"/>
          <w:szCs w:val="24"/>
          <w:lang w:eastAsia="ru-RU"/>
        </w:rPr>
        <w:t>.</w:t>
      </w:r>
    </w:p>
    <w:p w:rsidR="009E0FA8" w:rsidRDefault="009E0FA8" w:rsidP="0060704A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:rsidR="009C1BA6" w:rsidRDefault="009C1BA6" w:rsidP="0060704A">
      <w:pPr>
        <w:spacing w:after="0" w:line="240" w:lineRule="auto"/>
        <w:ind w:left="709"/>
        <w:rPr>
          <w:rFonts w:eastAsia="Times New Roman" w:cstheme="minorHAnsi"/>
          <w:sz w:val="24"/>
          <w:szCs w:val="24"/>
          <w:lang w:eastAsia="ru-RU"/>
        </w:rPr>
      </w:pPr>
    </w:p>
    <w:p w:rsidR="00EF7518" w:rsidRDefault="009C1BA6" w:rsidP="00DC24BD">
      <w:pPr>
        <w:pStyle w:val="Heading2v2"/>
        <w:rPr>
          <w:sz w:val="40"/>
          <w:szCs w:val="40"/>
        </w:rPr>
      </w:pPr>
      <w:bookmarkStart w:id="15" w:name="_Toc234250407"/>
      <w:r>
        <w:rPr>
          <w:sz w:val="40"/>
          <w:szCs w:val="40"/>
        </w:rPr>
        <w:t>Комнаты</w:t>
      </w:r>
      <w:bookmarkEnd w:id="15"/>
      <w:r w:rsidR="00EF7518">
        <w:rPr>
          <w:sz w:val="40"/>
          <w:szCs w:val="40"/>
        </w:rPr>
        <w:t xml:space="preserve"> </w:t>
      </w:r>
    </w:p>
    <w:p w:rsidR="009C1BA6" w:rsidRDefault="009C1BA6" w:rsidP="00502DE1">
      <w:pPr>
        <w:ind w:left="709"/>
        <w:rPr>
          <w:rFonts w:asciiTheme="majorHAnsi" w:hAnsiTheme="majorHAnsi" w:cstheme="majorHAnsi"/>
          <w:sz w:val="24"/>
          <w:szCs w:val="24"/>
        </w:rPr>
      </w:pPr>
    </w:p>
    <w:p w:rsidR="00502DE1" w:rsidRPr="00630DB9" w:rsidRDefault="009C1BA6" w:rsidP="00502DE1">
      <w:pPr>
        <w:ind w:left="709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К</w:t>
      </w:r>
      <w:r w:rsidRPr="009C1BA6">
        <w:rPr>
          <w:rFonts w:asciiTheme="majorHAnsi" w:hAnsiTheme="majorHAnsi" w:cstheme="majorHAnsi"/>
          <w:sz w:val="24"/>
          <w:szCs w:val="24"/>
        </w:rPr>
        <w:t xml:space="preserve">омнаты — это место, где происходит общение с другими пользователями. </w:t>
      </w:r>
      <w:r>
        <w:rPr>
          <w:rFonts w:asciiTheme="majorHAnsi" w:hAnsiTheme="majorHAnsi" w:cstheme="majorHAnsi"/>
          <w:sz w:val="24"/>
          <w:szCs w:val="24"/>
          <w:lang w:val="en-US"/>
        </w:rPr>
        <w:t>UnicChat</w:t>
      </w:r>
      <w:r w:rsidRPr="009C1BA6">
        <w:rPr>
          <w:rFonts w:asciiTheme="majorHAnsi" w:hAnsiTheme="majorHAnsi" w:cstheme="majorHAnsi"/>
          <w:sz w:val="24"/>
          <w:szCs w:val="24"/>
        </w:rPr>
        <w:t xml:space="preserve"> предоставляет различные типы комнат для различных целей совместной работы.</w:t>
      </w:r>
    </w:p>
    <w:p w:rsidR="00502DE1" w:rsidRDefault="00A47518" w:rsidP="00A463A2">
      <w:pPr>
        <w:ind w:left="709"/>
        <w:rPr>
          <w:rFonts w:cstheme="minorHAnsi"/>
          <w:sz w:val="24"/>
          <w:szCs w:val="24"/>
        </w:rPr>
      </w:pPr>
      <w:r w:rsidRPr="00A47518">
        <w:rPr>
          <w:rFonts w:cstheme="minorHAnsi"/>
          <w:sz w:val="24"/>
          <w:szCs w:val="24"/>
        </w:rPr>
        <w:t>Чтобы получить доступ к меню администрирования комнат, перейдите в </w:t>
      </w:r>
      <w:r w:rsidRPr="00A47518">
        <w:rPr>
          <w:rFonts w:cstheme="minorHAnsi"/>
          <w:b/>
          <w:bCs/>
          <w:sz w:val="24"/>
          <w:szCs w:val="24"/>
        </w:rPr>
        <w:t>Администрирование &gt; Рабочее пространство &gt; Комнаты</w:t>
      </w:r>
      <w:r w:rsidRPr="00A47518">
        <w:rPr>
          <w:rFonts w:cstheme="minorHAnsi"/>
          <w:sz w:val="24"/>
          <w:szCs w:val="24"/>
        </w:rPr>
        <w:t> . Оно отображает все комнаты в вашем рабочем пространстве вместе со следующими данными: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Имя</w:t>
      </w:r>
      <w:r w:rsidRPr="00A47518">
        <w:rPr>
          <w:rFonts w:cstheme="minorHAnsi"/>
          <w:sz w:val="24"/>
          <w:szCs w:val="24"/>
        </w:rPr>
        <w:t>: Название комнаты.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Тип</w:t>
      </w:r>
      <w:r w:rsidRPr="00A47518">
        <w:rPr>
          <w:rFonts w:cstheme="minorHAnsi"/>
          <w:sz w:val="24"/>
          <w:szCs w:val="24"/>
        </w:rPr>
        <w:t xml:space="preserve">: категория или тип комнаты, </w:t>
      </w:r>
      <w:r w:rsidR="00D26BD8">
        <w:rPr>
          <w:rFonts w:cstheme="minorHAnsi"/>
          <w:sz w:val="24"/>
          <w:szCs w:val="24"/>
        </w:rPr>
        <w:t>например</w:t>
      </w:r>
      <w:r w:rsidRPr="00A47518">
        <w:rPr>
          <w:rFonts w:cstheme="minorHAnsi"/>
          <w:sz w:val="24"/>
          <w:szCs w:val="24"/>
        </w:rPr>
        <w:t xml:space="preserve"> каналы, </w:t>
      </w:r>
      <w:r w:rsidR="00D26BD8">
        <w:rPr>
          <w:rFonts w:cstheme="minorHAnsi"/>
          <w:sz w:val="24"/>
          <w:szCs w:val="24"/>
        </w:rPr>
        <w:t>личные сообщения</w:t>
      </w:r>
      <w:r w:rsidRPr="00A47518">
        <w:rPr>
          <w:rFonts w:cstheme="minorHAnsi"/>
          <w:sz w:val="24"/>
          <w:szCs w:val="24"/>
        </w:rPr>
        <w:t xml:space="preserve"> и многоканальные</w:t>
      </w:r>
      <w:r w:rsidR="003476C7">
        <w:rPr>
          <w:rFonts w:cstheme="minorHAnsi"/>
          <w:sz w:val="24"/>
          <w:szCs w:val="24"/>
        </w:rPr>
        <w:t xml:space="preserve"> </w:t>
      </w:r>
      <w:r w:rsidR="003476C7" w:rsidRPr="003476C7">
        <w:rPr>
          <w:rFonts w:cstheme="minorHAnsi"/>
          <w:sz w:val="24"/>
          <w:szCs w:val="24"/>
        </w:rPr>
        <w:t>(</w:t>
      </w:r>
      <w:r w:rsidR="003476C7">
        <w:rPr>
          <w:rFonts w:cstheme="minorHAnsi"/>
          <w:sz w:val="24"/>
          <w:szCs w:val="24"/>
          <w:lang w:val="en-US"/>
        </w:rPr>
        <w:t>Omnichannel</w:t>
      </w:r>
      <w:r w:rsidR="003476C7" w:rsidRPr="003476C7">
        <w:rPr>
          <w:rFonts w:cstheme="minorHAnsi"/>
          <w:sz w:val="24"/>
          <w:szCs w:val="24"/>
        </w:rPr>
        <w:t>)</w:t>
      </w:r>
      <w:r w:rsidRPr="00A47518">
        <w:rPr>
          <w:rFonts w:cstheme="minorHAnsi"/>
          <w:sz w:val="24"/>
          <w:szCs w:val="24"/>
        </w:rPr>
        <w:t xml:space="preserve"> комнаты.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Пользователи</w:t>
      </w:r>
      <w:r w:rsidRPr="00A47518">
        <w:rPr>
          <w:rFonts w:cstheme="minorHAnsi"/>
          <w:sz w:val="24"/>
          <w:szCs w:val="24"/>
        </w:rPr>
        <w:t>: общее количество пользователей в комнате.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Сообщения</w:t>
      </w:r>
      <w:r w:rsidRPr="00A47518">
        <w:rPr>
          <w:rFonts w:cstheme="minorHAnsi"/>
          <w:sz w:val="24"/>
          <w:szCs w:val="24"/>
        </w:rPr>
        <w:t>: общее количество сообщений в комнате.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По умолчанию</w:t>
      </w:r>
      <w:r w:rsidRPr="00A47518">
        <w:rPr>
          <w:rFonts w:cstheme="minorHAnsi"/>
          <w:sz w:val="24"/>
          <w:szCs w:val="24"/>
        </w:rPr>
        <w:t>: указывает, установлена ​​ли комната по умолчанию.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Избранное</w:t>
      </w:r>
      <w:r w:rsidRPr="00A47518">
        <w:rPr>
          <w:rFonts w:cstheme="minorHAnsi"/>
          <w:sz w:val="24"/>
          <w:szCs w:val="24"/>
        </w:rPr>
        <w:t>: указывает, отмечена ли комната как избранная.</w:t>
      </w:r>
    </w:p>
    <w:p w:rsidR="00A47518" w:rsidRPr="00A47518" w:rsidRDefault="00A47518" w:rsidP="00BD7BC2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A47518">
        <w:rPr>
          <w:rFonts w:cstheme="minorHAnsi"/>
          <w:b/>
          <w:bCs/>
          <w:sz w:val="24"/>
          <w:szCs w:val="24"/>
        </w:rPr>
        <w:t>Создано</w:t>
      </w:r>
      <w:r w:rsidRPr="00A47518">
        <w:rPr>
          <w:rFonts w:cstheme="minorHAnsi"/>
          <w:sz w:val="24"/>
          <w:szCs w:val="24"/>
        </w:rPr>
        <w:t>: отображает дату создания комнаты.</w:t>
      </w:r>
    </w:p>
    <w:p w:rsidR="00A47518" w:rsidRPr="00A47518" w:rsidRDefault="00A47518" w:rsidP="00A47518">
      <w:pPr>
        <w:ind w:left="709"/>
        <w:rPr>
          <w:rFonts w:cstheme="minorHAnsi"/>
          <w:sz w:val="24"/>
          <w:szCs w:val="24"/>
        </w:rPr>
      </w:pPr>
      <w:r w:rsidRPr="00A47518">
        <w:rPr>
          <w:rFonts w:cstheme="minorHAnsi"/>
          <w:sz w:val="24"/>
          <w:szCs w:val="24"/>
        </w:rPr>
        <w:t>Вы можете искать комнаты с помощью строки поиска и фильтровать по типу комнаты с помощью раскрывающегося меню рядом с строкой поиска.</w:t>
      </w:r>
    </w:p>
    <w:p w:rsidR="00A47518" w:rsidRPr="00A463A2" w:rsidRDefault="00A47518" w:rsidP="00A463A2">
      <w:pPr>
        <w:ind w:left="709"/>
        <w:rPr>
          <w:rFonts w:cstheme="minorHAnsi"/>
          <w:sz w:val="24"/>
          <w:szCs w:val="24"/>
        </w:rPr>
      </w:pPr>
    </w:p>
    <w:p w:rsidR="00502DE1" w:rsidRPr="008247EF" w:rsidRDefault="00D36B32" w:rsidP="00DC24BD">
      <w:pPr>
        <w:pStyle w:val="Heading3v2"/>
        <w:numPr>
          <w:ilvl w:val="1"/>
          <w:numId w:val="1"/>
        </w:numPr>
      </w:pPr>
      <w:bookmarkStart w:id="16" w:name="_Toc234250408"/>
      <w:r>
        <w:lastRenderedPageBreak/>
        <w:t>Изменить данные комнаты</w:t>
      </w:r>
      <w:bookmarkEnd w:id="16"/>
    </w:p>
    <w:p w:rsidR="00502DE1" w:rsidRPr="00CF7C76" w:rsidRDefault="00D36B32" w:rsidP="00D36B32">
      <w:pPr>
        <w:pStyle w:val="Heading3v2"/>
        <w:numPr>
          <w:ilvl w:val="0"/>
          <w:numId w:val="0"/>
        </w:numPr>
        <w:ind w:left="709"/>
      </w:pPr>
      <w:bookmarkStart w:id="17" w:name="_Toc234250409"/>
      <w:r w:rsidRPr="00D36B32">
        <w:rPr>
          <w:rFonts w:asciiTheme="minorHAnsi" w:eastAsiaTheme="minorHAnsi" w:hAnsiTheme="minorHAnsi" w:cstheme="minorHAnsi"/>
          <w:color w:val="auto"/>
          <w:sz w:val="24"/>
          <w:szCs w:val="24"/>
        </w:rPr>
        <w:t>Чтобы просмотреть или обновить комнату, выполните следующие действия:</w:t>
      </w:r>
      <w:bookmarkEnd w:id="17"/>
      <w:r w:rsidRPr="00D36B32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</w:t>
      </w:r>
    </w:p>
    <w:p w:rsidR="00D36B32" w:rsidRPr="00D36B32" w:rsidRDefault="00D36B32" w:rsidP="00D36B32">
      <w:pPr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1. </w:t>
      </w:r>
      <w:r w:rsidRPr="00D36B32">
        <w:rPr>
          <w:rFonts w:cstheme="minorHAnsi"/>
          <w:sz w:val="24"/>
          <w:szCs w:val="24"/>
        </w:rPr>
        <w:t>Перейдите в </w:t>
      </w:r>
      <w:r w:rsidRPr="00D36B32">
        <w:rPr>
          <w:rFonts w:cstheme="minorHAnsi"/>
          <w:b/>
          <w:bCs/>
          <w:sz w:val="24"/>
          <w:szCs w:val="24"/>
        </w:rPr>
        <w:t>Администрирование &gt; Рабочее пространство &gt; Комнаты</w:t>
      </w:r>
      <w:r w:rsidRPr="00D36B32">
        <w:rPr>
          <w:rFonts w:cstheme="minorHAnsi"/>
          <w:sz w:val="24"/>
          <w:szCs w:val="24"/>
        </w:rPr>
        <w:t> .</w:t>
      </w:r>
    </w:p>
    <w:p w:rsidR="00D36B32" w:rsidRPr="00D36B32" w:rsidRDefault="00D36B32" w:rsidP="00D36B32">
      <w:pPr>
        <w:ind w:left="709"/>
        <w:rPr>
          <w:rFonts w:cstheme="minorHAnsi"/>
          <w:sz w:val="24"/>
          <w:szCs w:val="24"/>
        </w:rPr>
      </w:pPr>
      <w:r w:rsidRPr="00D36B32">
        <w:rPr>
          <w:rFonts w:cstheme="minorHAnsi"/>
          <w:sz w:val="24"/>
          <w:szCs w:val="24"/>
        </w:rPr>
        <w:t>2. Нажмите на комнату, которую вы хотите обновить.</w:t>
      </w:r>
    </w:p>
    <w:p w:rsidR="00D36B32" w:rsidRDefault="00D36B32" w:rsidP="00D36B32">
      <w:pPr>
        <w:ind w:left="709"/>
        <w:rPr>
          <w:rFonts w:cstheme="minorHAnsi"/>
          <w:sz w:val="24"/>
          <w:szCs w:val="24"/>
        </w:rPr>
      </w:pPr>
      <w:r w:rsidRPr="00D36B32">
        <w:rPr>
          <w:rFonts w:cstheme="minorHAnsi"/>
          <w:sz w:val="24"/>
          <w:szCs w:val="24"/>
        </w:rPr>
        <w:t xml:space="preserve">3. </w:t>
      </w:r>
      <w:r w:rsidR="00987D71">
        <w:rPr>
          <w:rFonts w:cstheme="minorHAnsi"/>
          <w:sz w:val="24"/>
          <w:szCs w:val="24"/>
        </w:rPr>
        <w:t>Вы можете обновить</w:t>
      </w:r>
      <w:r w:rsidRPr="00D36B32">
        <w:rPr>
          <w:rFonts w:cstheme="minorHAnsi"/>
          <w:sz w:val="24"/>
          <w:szCs w:val="24"/>
        </w:rPr>
        <w:t xml:space="preserve"> любое из следующих полей:</w:t>
      </w:r>
    </w:p>
    <w:tbl>
      <w:tblPr>
        <w:tblStyle w:val="af1"/>
        <w:tblW w:w="9351" w:type="dxa"/>
        <w:tblLook w:val="04A0" w:firstRow="1" w:lastRow="0" w:firstColumn="1" w:lastColumn="0" w:noHBand="0" w:noVBand="1"/>
      </w:tblPr>
      <w:tblGrid>
        <w:gridCol w:w="2783"/>
        <w:gridCol w:w="6568"/>
      </w:tblGrid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Аватар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Загрузите или измените аватар комнаты.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Измените название комнаты.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Владелец</w:t>
            </w:r>
          </w:p>
        </w:tc>
        <w:tc>
          <w:tcPr>
            <w:tcW w:w="6568" w:type="dxa"/>
            <w:hideMark/>
          </w:tcPr>
          <w:p w:rsidR="00547D34" w:rsidRPr="00547D34" w:rsidRDefault="00547D34" w:rsidP="00987D71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 xml:space="preserve">Здесь вы можете только просмотреть </w:t>
            </w:r>
            <w:r w:rsidR="00987D71">
              <w:rPr>
                <w:rFonts w:cstheme="minorHAnsi"/>
                <w:sz w:val="24"/>
                <w:szCs w:val="24"/>
              </w:rPr>
              <w:t xml:space="preserve">или изменить </w:t>
            </w:r>
            <w:r w:rsidRPr="00547D34">
              <w:rPr>
                <w:rFonts w:cstheme="minorHAnsi"/>
                <w:sz w:val="24"/>
                <w:szCs w:val="24"/>
              </w:rPr>
              <w:t>текущего владельца комнаты. владельца комнаты нет, это поле не отображается.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6568" w:type="dxa"/>
            <w:hideMark/>
          </w:tcPr>
          <w:p w:rsidR="00547D34" w:rsidRPr="00547D34" w:rsidRDefault="00987D71" w:rsidP="00987D71">
            <w:pPr>
              <w:ind w:left="709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Укажите</w:t>
            </w:r>
            <w:r w:rsidR="00547D34" w:rsidRPr="00547D34">
              <w:rPr>
                <w:rFonts w:cstheme="minorHAnsi"/>
                <w:sz w:val="24"/>
                <w:szCs w:val="24"/>
              </w:rPr>
              <w:t xml:space="preserve"> или обновите описание комнаты.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Объявление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Добавьте объявление, которое будет отображаться в качестве верхнего баннера в комнате.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Тема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Установите или обновите тему комнаты.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987D71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987D71">
              <w:rPr>
                <w:rFonts w:cstheme="minorHAnsi"/>
                <w:b/>
                <w:bCs/>
                <w:sz w:val="24"/>
                <w:szCs w:val="24"/>
              </w:rPr>
              <w:t>Закрытый канал</w:t>
            </w:r>
          </w:p>
        </w:tc>
        <w:tc>
          <w:tcPr>
            <w:tcW w:w="6568" w:type="dxa"/>
            <w:hideMark/>
          </w:tcPr>
          <w:p w:rsidR="00547D34" w:rsidRPr="00547D34" w:rsidRDefault="00547D34" w:rsidP="00987D71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Обновить</w:t>
            </w:r>
            <w:r w:rsidR="00987D71">
              <w:rPr>
                <w:rFonts w:cstheme="minorHAnsi"/>
                <w:sz w:val="24"/>
                <w:szCs w:val="24"/>
              </w:rPr>
              <w:t xml:space="preserve"> настройки приватности комнаты.</w:t>
            </w:r>
            <w:r w:rsidRPr="00547D34">
              <w:rPr>
                <w:rFonts w:cstheme="minorHAnsi"/>
                <w:sz w:val="24"/>
                <w:szCs w:val="24"/>
              </w:rPr>
              <w:t xml:space="preserve"> Доступ к закрытому каналу могут получить только приглашенные участники.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Только для чтения</w:t>
            </w:r>
          </w:p>
        </w:tc>
        <w:tc>
          <w:tcPr>
            <w:tcW w:w="6568" w:type="dxa"/>
            <w:hideMark/>
          </w:tcPr>
          <w:p w:rsidR="00547D34" w:rsidRPr="00547D34" w:rsidRDefault="00547D34" w:rsidP="00987D71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Включите эту опцию, чтобы отметить комнату как</w:t>
            </w:r>
            <w:r w:rsidR="00987D71">
              <w:rPr>
                <w:rFonts w:cstheme="minorHAnsi"/>
                <w:sz w:val="24"/>
                <w:szCs w:val="24"/>
              </w:rPr>
              <w:t xml:space="preserve"> доступную только для чтения.</w:t>
            </w:r>
            <w:r w:rsidRPr="00547D34">
              <w:rPr>
                <w:rFonts w:cstheme="minorHAnsi"/>
                <w:sz w:val="24"/>
                <w:szCs w:val="24"/>
              </w:rPr>
              <w:t xml:space="preserve"> Только авторизованные пользователи могут отправлять новые сообщения в комнату.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987D71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Избранное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Отметить комнату как избранную.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По умолчанию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Установите комнату в качестве канала по умолчанию, к которому все новые пользователи будут присоединяться автоматически.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547D34" w:rsidP="00987D71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b/>
                <w:bCs/>
                <w:sz w:val="24"/>
                <w:szCs w:val="24"/>
              </w:rPr>
              <w:t>Архивирова</w:t>
            </w:r>
            <w:r w:rsidR="00987D71">
              <w:rPr>
                <w:rFonts w:cstheme="minorHAnsi"/>
                <w:b/>
                <w:bCs/>
                <w:sz w:val="24"/>
                <w:szCs w:val="24"/>
              </w:rPr>
              <w:t>ть</w:t>
            </w:r>
          </w:p>
        </w:tc>
        <w:tc>
          <w:tcPr>
            <w:tcW w:w="6568" w:type="dxa"/>
            <w:hideMark/>
          </w:tcPr>
          <w:p w:rsidR="00547D34" w:rsidRPr="00547D34" w:rsidRDefault="00547D34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>Включите эту опцию, чтобы архивировать комнату. Никто не может публиковать сообщения на архивированном канале; поиск по каналу не найдет этот канал. Администраторы могут находить архивированные каналы с помощью </w:t>
            </w:r>
            <w:r w:rsidRPr="00547D34">
              <w:rPr>
                <w:rFonts w:cstheme="minorHAnsi"/>
                <w:b/>
                <w:bCs/>
                <w:sz w:val="24"/>
                <w:szCs w:val="24"/>
              </w:rPr>
              <w:t>Directory</w:t>
            </w:r>
            <w:r w:rsidRPr="00547D34">
              <w:rPr>
                <w:rFonts w:cstheme="minorHAnsi"/>
                <w:sz w:val="24"/>
                <w:szCs w:val="24"/>
              </w:rPr>
              <w:t> .</w:t>
            </w:r>
          </w:p>
        </w:tc>
      </w:tr>
      <w:tr w:rsidR="00547D34" w:rsidRPr="00547D34" w:rsidTr="00987D71">
        <w:trPr>
          <w:trHeight w:val="600"/>
        </w:trPr>
        <w:tc>
          <w:tcPr>
            <w:tcW w:w="0" w:type="auto"/>
            <w:hideMark/>
          </w:tcPr>
          <w:p w:rsidR="00547D34" w:rsidRPr="00547D34" w:rsidRDefault="00987D71" w:rsidP="00547D34">
            <w:pPr>
              <w:ind w:left="709"/>
              <w:rPr>
                <w:rFonts w:cstheme="minorHAnsi"/>
                <w:sz w:val="24"/>
                <w:szCs w:val="24"/>
              </w:rPr>
            </w:pPr>
            <w:r w:rsidRPr="00987D71">
              <w:rPr>
                <w:rFonts w:cstheme="minorHAnsi"/>
                <w:b/>
                <w:bCs/>
                <w:sz w:val="24"/>
                <w:szCs w:val="24"/>
              </w:rPr>
              <w:t>Рекомендуемые</w:t>
            </w:r>
          </w:p>
        </w:tc>
        <w:tc>
          <w:tcPr>
            <w:tcW w:w="6568" w:type="dxa"/>
            <w:hideMark/>
          </w:tcPr>
          <w:p w:rsidR="00547D34" w:rsidRPr="00547D34" w:rsidRDefault="00547D34" w:rsidP="00987D71">
            <w:pPr>
              <w:ind w:left="709"/>
              <w:rPr>
                <w:rFonts w:cstheme="minorHAnsi"/>
                <w:sz w:val="24"/>
                <w:szCs w:val="24"/>
              </w:rPr>
            </w:pPr>
            <w:r w:rsidRPr="00547D34">
              <w:rPr>
                <w:rFonts w:cstheme="minorHAnsi"/>
                <w:sz w:val="24"/>
                <w:szCs w:val="24"/>
              </w:rPr>
              <w:t xml:space="preserve">Включите эту опцию, чтобы отметить комнату как </w:t>
            </w:r>
            <w:r w:rsidR="00987D71">
              <w:rPr>
                <w:rFonts w:cstheme="minorHAnsi"/>
                <w:sz w:val="24"/>
                <w:szCs w:val="24"/>
              </w:rPr>
              <w:t>Рекомендуемую</w:t>
            </w:r>
            <w:r w:rsidRPr="00547D34">
              <w:rPr>
                <w:rFonts w:cstheme="minorHAnsi"/>
                <w:sz w:val="24"/>
                <w:szCs w:val="24"/>
              </w:rPr>
              <w:t xml:space="preserve">. </w:t>
            </w:r>
            <w:r w:rsidR="00987D71">
              <w:rPr>
                <w:rFonts w:cstheme="minorHAnsi"/>
                <w:sz w:val="24"/>
                <w:szCs w:val="24"/>
              </w:rPr>
              <w:t>Рекомендуемые</w:t>
            </w:r>
            <w:r w:rsidRPr="00547D34">
              <w:rPr>
                <w:rFonts w:cstheme="minorHAnsi"/>
                <w:sz w:val="24"/>
                <w:szCs w:val="24"/>
              </w:rPr>
              <w:t xml:space="preserve"> комнаты отображаются в верхней части страницы </w:t>
            </w:r>
            <w:r w:rsidRPr="00547D34">
              <w:rPr>
                <w:rFonts w:cstheme="minorHAnsi"/>
                <w:b/>
                <w:bCs/>
                <w:sz w:val="24"/>
                <w:szCs w:val="24"/>
              </w:rPr>
              <w:t>каталога</w:t>
            </w:r>
            <w:r w:rsidRPr="00547D34">
              <w:rPr>
                <w:rFonts w:cstheme="minorHAnsi"/>
                <w:sz w:val="24"/>
                <w:szCs w:val="24"/>
              </w:rPr>
              <w:t> рабочего пространства . Эту функцию можно использовать для выделения важных комнат, к которым пользователи должны присоединиться.</w:t>
            </w:r>
          </w:p>
        </w:tc>
      </w:tr>
    </w:tbl>
    <w:p w:rsidR="00547D34" w:rsidRPr="00D36B32" w:rsidRDefault="00547D34" w:rsidP="00D36B32">
      <w:pPr>
        <w:ind w:left="709"/>
        <w:rPr>
          <w:rFonts w:cstheme="minorHAnsi"/>
          <w:sz w:val="24"/>
          <w:szCs w:val="24"/>
        </w:rPr>
      </w:pPr>
    </w:p>
    <w:p w:rsidR="004D42B5" w:rsidRPr="00754137" w:rsidRDefault="00B93C36" w:rsidP="00B93C36">
      <w:pPr>
        <w:ind w:left="567"/>
      </w:pPr>
      <w:r w:rsidRPr="00B93C36">
        <w:t>4. Нажмите </w:t>
      </w:r>
      <w:r w:rsidRPr="00B93C36">
        <w:rPr>
          <w:b/>
          <w:bCs/>
        </w:rPr>
        <w:t>«Сохранить»</w:t>
      </w:r>
      <w:r w:rsidRPr="00B93C36">
        <w:t> , чтобы применить изменения.</w:t>
      </w:r>
    </w:p>
    <w:p w:rsidR="00502DE1" w:rsidRPr="00CF7C76" w:rsidRDefault="00554EEE" w:rsidP="00DC24BD">
      <w:pPr>
        <w:pStyle w:val="Heading3v2"/>
        <w:numPr>
          <w:ilvl w:val="1"/>
          <w:numId w:val="1"/>
        </w:numPr>
      </w:pPr>
      <w:bookmarkStart w:id="18" w:name="_Toc234250410"/>
      <w:r>
        <w:lastRenderedPageBreak/>
        <w:t>Удалить комнату</w:t>
      </w:r>
      <w:bookmarkEnd w:id="18"/>
    </w:p>
    <w:p w:rsidR="00554EEE" w:rsidRPr="00554EEE" w:rsidRDefault="00554EEE" w:rsidP="00554EEE">
      <w:pPr>
        <w:ind w:left="709"/>
        <w:rPr>
          <w:rFonts w:cstheme="minorHAnsi"/>
          <w:sz w:val="24"/>
          <w:szCs w:val="24"/>
        </w:rPr>
      </w:pPr>
      <w:r w:rsidRPr="00554EEE">
        <w:rPr>
          <w:rFonts w:cstheme="minorHAnsi"/>
          <w:sz w:val="24"/>
          <w:szCs w:val="24"/>
        </w:rPr>
        <w:t>Чтобы удалить комнату,</w:t>
      </w:r>
    </w:p>
    <w:p w:rsidR="00554EEE" w:rsidRPr="00554EEE" w:rsidRDefault="00554EEE" w:rsidP="00BD7BC2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4EEE">
        <w:rPr>
          <w:rFonts w:cstheme="minorHAnsi"/>
          <w:sz w:val="24"/>
          <w:szCs w:val="24"/>
        </w:rPr>
        <w:t>Найдите и нажмите на комнату, которую вы хотите удалить.</w:t>
      </w:r>
    </w:p>
    <w:p w:rsidR="00554EEE" w:rsidRPr="00554EEE" w:rsidRDefault="00554EEE" w:rsidP="00BD7BC2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4EEE">
        <w:rPr>
          <w:rFonts w:cstheme="minorHAnsi"/>
          <w:sz w:val="24"/>
          <w:szCs w:val="24"/>
        </w:rPr>
        <w:t>Нажмите </w:t>
      </w:r>
      <w:r w:rsidRPr="00554EEE">
        <w:rPr>
          <w:rFonts w:cstheme="minorHAnsi"/>
          <w:b/>
          <w:bCs/>
          <w:sz w:val="24"/>
          <w:szCs w:val="24"/>
        </w:rPr>
        <w:t>Удалить</w:t>
      </w:r>
      <w:r w:rsidRPr="00554EEE">
        <w:rPr>
          <w:rFonts w:cstheme="minorHAnsi"/>
          <w:sz w:val="24"/>
          <w:szCs w:val="24"/>
        </w:rPr>
        <w:t> .</w:t>
      </w:r>
    </w:p>
    <w:p w:rsidR="00554EEE" w:rsidRPr="00554EEE" w:rsidRDefault="00554EEE" w:rsidP="00BD7BC2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554EEE">
        <w:rPr>
          <w:rFonts w:cstheme="minorHAnsi"/>
          <w:sz w:val="24"/>
          <w:szCs w:val="24"/>
        </w:rPr>
        <w:t>Нажмите </w:t>
      </w:r>
      <w:r w:rsidRPr="00554EEE">
        <w:rPr>
          <w:rFonts w:cstheme="minorHAnsi"/>
          <w:b/>
          <w:bCs/>
          <w:sz w:val="24"/>
          <w:szCs w:val="24"/>
        </w:rPr>
        <w:t>«Да, удалить»</w:t>
      </w:r>
      <w:r w:rsidRPr="00554EEE">
        <w:rPr>
          <w:rFonts w:cstheme="minorHAnsi"/>
          <w:sz w:val="24"/>
          <w:szCs w:val="24"/>
        </w:rPr>
        <w:t> для подтверждения.</w:t>
      </w:r>
    </w:p>
    <w:p w:rsidR="00502DE1" w:rsidRPr="00A463A2" w:rsidRDefault="00A463A2" w:rsidP="00554EEE">
      <w:pPr>
        <w:rPr>
          <w:rFonts w:cstheme="minorHAnsi"/>
          <w:sz w:val="24"/>
          <w:szCs w:val="24"/>
        </w:rPr>
      </w:pPr>
      <w:r w:rsidRPr="00A463A2">
        <w:rPr>
          <w:rFonts w:cstheme="minorHAnsi"/>
          <w:sz w:val="24"/>
          <w:szCs w:val="24"/>
        </w:rPr>
        <w:t xml:space="preserve"> </w:t>
      </w:r>
    </w:p>
    <w:p w:rsidR="00502DE1" w:rsidRPr="00CF7C76" w:rsidRDefault="007802C3" w:rsidP="007802C3">
      <w:pPr>
        <w:pStyle w:val="Heading3v2"/>
        <w:numPr>
          <w:ilvl w:val="1"/>
          <w:numId w:val="1"/>
        </w:numPr>
      </w:pPr>
      <w:bookmarkStart w:id="19" w:name="_Toc234250411"/>
      <w:r w:rsidRPr="007802C3">
        <w:t>Обсуждения и темы</w:t>
      </w:r>
      <w:bookmarkEnd w:id="19"/>
    </w:p>
    <w:p w:rsidR="007802C3" w:rsidRPr="007802C3" w:rsidRDefault="007802C3" w:rsidP="007802C3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По умолчанию обсуждения и треды </w:t>
      </w:r>
      <w:r w:rsidRPr="007802C3">
        <w:rPr>
          <w:rFonts w:cstheme="minorHAnsi"/>
          <w:sz w:val="24"/>
          <w:szCs w:val="24"/>
        </w:rPr>
        <w:t>включены в рабочих пространствах. Если вы не хотите использовать их,</w:t>
      </w:r>
      <w:r w:rsidR="005173C0">
        <w:rPr>
          <w:rFonts w:cstheme="minorHAnsi"/>
          <w:sz w:val="24"/>
          <w:szCs w:val="24"/>
        </w:rPr>
        <w:t xml:space="preserve"> то</w:t>
      </w:r>
      <w:r w:rsidRPr="007802C3">
        <w:rPr>
          <w:rFonts w:cstheme="minorHAnsi"/>
          <w:sz w:val="24"/>
          <w:szCs w:val="24"/>
        </w:rPr>
        <w:t xml:space="preserve"> у вас есть возможность отключить их.</w:t>
      </w:r>
    </w:p>
    <w:p w:rsidR="007802C3" w:rsidRPr="007802C3" w:rsidRDefault="007802C3" w:rsidP="00BD7BC2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7802C3">
        <w:rPr>
          <w:rFonts w:cstheme="minorHAnsi"/>
          <w:sz w:val="24"/>
          <w:szCs w:val="24"/>
        </w:rPr>
        <w:t>Чтобы отключить обсуждения, перейдите в </w:t>
      </w:r>
      <w:r w:rsidRPr="007802C3">
        <w:rPr>
          <w:rFonts w:cstheme="minorHAnsi"/>
          <w:b/>
          <w:bCs/>
          <w:sz w:val="24"/>
          <w:szCs w:val="24"/>
        </w:rPr>
        <w:t>Администрирование</w:t>
      </w:r>
      <w:r w:rsidRPr="007802C3">
        <w:rPr>
          <w:rFonts w:cstheme="minorHAnsi"/>
          <w:sz w:val="24"/>
          <w:szCs w:val="24"/>
        </w:rPr>
        <w:t> &gt; </w:t>
      </w:r>
      <w:r w:rsidRPr="007802C3">
        <w:rPr>
          <w:rFonts w:cstheme="minorHAnsi"/>
          <w:b/>
          <w:bCs/>
          <w:sz w:val="24"/>
          <w:szCs w:val="24"/>
        </w:rPr>
        <w:t>Рабочее пространство</w:t>
      </w:r>
      <w:r w:rsidRPr="007802C3">
        <w:rPr>
          <w:rFonts w:cstheme="minorHAnsi"/>
          <w:sz w:val="24"/>
          <w:szCs w:val="24"/>
        </w:rPr>
        <w:t> &gt; </w:t>
      </w:r>
      <w:r w:rsidRPr="007802C3">
        <w:rPr>
          <w:rFonts w:cstheme="minorHAnsi"/>
          <w:b/>
          <w:bCs/>
          <w:sz w:val="24"/>
          <w:szCs w:val="24"/>
        </w:rPr>
        <w:t>Настройки</w:t>
      </w:r>
      <w:r w:rsidRPr="007802C3">
        <w:rPr>
          <w:rFonts w:cstheme="minorHAnsi"/>
          <w:sz w:val="24"/>
          <w:szCs w:val="24"/>
        </w:rPr>
        <w:t> &gt; </w:t>
      </w:r>
      <w:r w:rsidRPr="007802C3">
        <w:rPr>
          <w:rFonts w:cstheme="minorHAnsi"/>
          <w:b/>
          <w:bCs/>
          <w:sz w:val="24"/>
          <w:szCs w:val="24"/>
        </w:rPr>
        <w:t>Обсуждение</w:t>
      </w:r>
      <w:r w:rsidRPr="007802C3">
        <w:rPr>
          <w:rFonts w:cstheme="minorHAnsi"/>
          <w:sz w:val="24"/>
          <w:szCs w:val="24"/>
        </w:rPr>
        <w:t>.</w:t>
      </w:r>
    </w:p>
    <w:p w:rsidR="007802C3" w:rsidRPr="007802C3" w:rsidRDefault="007802C3" w:rsidP="00BD7BC2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7802C3">
        <w:rPr>
          <w:rFonts w:cstheme="minorHAnsi"/>
          <w:sz w:val="24"/>
          <w:szCs w:val="24"/>
        </w:rPr>
        <w:t xml:space="preserve">Чтобы отключить </w:t>
      </w:r>
      <w:r w:rsidR="005173C0">
        <w:rPr>
          <w:rFonts w:cstheme="minorHAnsi"/>
          <w:sz w:val="24"/>
          <w:szCs w:val="24"/>
        </w:rPr>
        <w:t>треды</w:t>
      </w:r>
      <w:r w:rsidRPr="007802C3">
        <w:rPr>
          <w:rFonts w:cstheme="minorHAnsi"/>
          <w:sz w:val="24"/>
          <w:szCs w:val="24"/>
        </w:rPr>
        <w:t>, перейдите в </w:t>
      </w:r>
      <w:r w:rsidRPr="007802C3">
        <w:rPr>
          <w:rFonts w:cstheme="minorHAnsi"/>
          <w:b/>
          <w:bCs/>
          <w:sz w:val="24"/>
          <w:szCs w:val="24"/>
        </w:rPr>
        <w:t>Администрирование</w:t>
      </w:r>
      <w:r w:rsidRPr="007802C3">
        <w:rPr>
          <w:rFonts w:cstheme="minorHAnsi"/>
          <w:sz w:val="24"/>
          <w:szCs w:val="24"/>
        </w:rPr>
        <w:t> &gt; </w:t>
      </w:r>
      <w:r w:rsidRPr="007802C3">
        <w:rPr>
          <w:rFonts w:cstheme="minorHAnsi"/>
          <w:b/>
          <w:bCs/>
          <w:sz w:val="24"/>
          <w:szCs w:val="24"/>
        </w:rPr>
        <w:t>Рабочая область</w:t>
      </w:r>
      <w:r w:rsidRPr="007802C3">
        <w:rPr>
          <w:rFonts w:cstheme="minorHAnsi"/>
          <w:sz w:val="24"/>
          <w:szCs w:val="24"/>
        </w:rPr>
        <w:t> &gt; </w:t>
      </w:r>
      <w:r w:rsidRPr="007802C3">
        <w:rPr>
          <w:rFonts w:cstheme="minorHAnsi"/>
          <w:b/>
          <w:bCs/>
          <w:sz w:val="24"/>
          <w:szCs w:val="24"/>
        </w:rPr>
        <w:t>Настройки</w:t>
      </w:r>
      <w:r w:rsidRPr="007802C3">
        <w:rPr>
          <w:rFonts w:cstheme="minorHAnsi"/>
          <w:sz w:val="24"/>
          <w:szCs w:val="24"/>
        </w:rPr>
        <w:t> &gt; </w:t>
      </w:r>
      <w:r w:rsidR="005173C0">
        <w:rPr>
          <w:rFonts w:cstheme="minorHAnsi"/>
          <w:b/>
          <w:bCs/>
          <w:sz w:val="24"/>
          <w:szCs w:val="24"/>
        </w:rPr>
        <w:t>Треды</w:t>
      </w:r>
      <w:r w:rsidRPr="007802C3">
        <w:rPr>
          <w:rFonts w:cstheme="minorHAnsi"/>
          <w:sz w:val="24"/>
          <w:szCs w:val="24"/>
        </w:rPr>
        <w:t>.</w:t>
      </w:r>
    </w:p>
    <w:p w:rsidR="00502DE1" w:rsidRPr="00A463A2" w:rsidRDefault="00502DE1" w:rsidP="00A463A2">
      <w:pPr>
        <w:ind w:left="709"/>
        <w:rPr>
          <w:rFonts w:cstheme="minorHAnsi"/>
          <w:sz w:val="24"/>
          <w:szCs w:val="24"/>
        </w:rPr>
      </w:pPr>
    </w:p>
    <w:p w:rsidR="00502DE1" w:rsidRPr="00CF7C76" w:rsidRDefault="000260FB" w:rsidP="000260FB">
      <w:pPr>
        <w:pStyle w:val="Heading2v2"/>
      </w:pPr>
      <w:bookmarkStart w:id="20" w:name="_Toc234250412"/>
      <w:r>
        <w:t>Пользователи</w:t>
      </w:r>
      <w:bookmarkEnd w:id="20"/>
    </w:p>
    <w:p w:rsidR="00502DE1" w:rsidRPr="00222316" w:rsidRDefault="00F66CAF" w:rsidP="00A463A2">
      <w:pPr>
        <w:pStyle w:val="a8"/>
        <w:ind w:left="709"/>
        <w:rPr>
          <w:rFonts w:cstheme="minorHAnsi"/>
          <w:sz w:val="24"/>
          <w:szCs w:val="24"/>
        </w:rPr>
      </w:pPr>
      <w:r w:rsidRPr="00F66CAF">
        <w:rPr>
          <w:rFonts w:cstheme="minorHAnsi"/>
          <w:sz w:val="24"/>
          <w:szCs w:val="24"/>
        </w:rPr>
        <w:t>Чтобы просмотреть и добавить пользователей в качестве администратора, перейдите в </w:t>
      </w:r>
      <w:r w:rsidRPr="00F66CAF">
        <w:rPr>
          <w:rFonts w:cstheme="minorHAnsi"/>
          <w:b/>
          <w:bCs/>
          <w:sz w:val="24"/>
          <w:szCs w:val="24"/>
        </w:rPr>
        <w:t>Администрирование</w:t>
      </w:r>
      <w:r w:rsidRPr="00F66CAF">
        <w:rPr>
          <w:rFonts w:cstheme="minorHAnsi"/>
          <w:sz w:val="24"/>
          <w:szCs w:val="24"/>
        </w:rPr>
        <w:t> &gt; </w:t>
      </w:r>
      <w:r w:rsidRPr="00F66CAF">
        <w:rPr>
          <w:rFonts w:cstheme="minorHAnsi"/>
          <w:b/>
          <w:bCs/>
          <w:sz w:val="24"/>
          <w:szCs w:val="24"/>
        </w:rPr>
        <w:t>Рабочее пространство</w:t>
      </w:r>
      <w:r w:rsidRPr="00F66CAF">
        <w:rPr>
          <w:rFonts w:cstheme="minorHAnsi"/>
          <w:sz w:val="24"/>
          <w:szCs w:val="24"/>
        </w:rPr>
        <w:t> &gt; </w:t>
      </w:r>
      <w:r w:rsidRPr="00F66CAF">
        <w:rPr>
          <w:rFonts w:cstheme="minorHAnsi"/>
          <w:b/>
          <w:bCs/>
          <w:sz w:val="24"/>
          <w:szCs w:val="24"/>
        </w:rPr>
        <w:t>Пользователи</w:t>
      </w:r>
      <w:r w:rsidRPr="00F66CAF">
        <w:rPr>
          <w:rFonts w:cstheme="minorHAnsi"/>
          <w:sz w:val="24"/>
          <w:szCs w:val="24"/>
        </w:rPr>
        <w:t> в вашем рабочем пространстве. На странице </w:t>
      </w:r>
      <w:r w:rsidRPr="00F66CAF">
        <w:rPr>
          <w:rFonts w:cstheme="minorHAnsi"/>
          <w:b/>
          <w:bCs/>
          <w:sz w:val="24"/>
          <w:szCs w:val="24"/>
        </w:rPr>
        <w:t>Пользователи</w:t>
      </w:r>
      <w:r w:rsidRPr="00F66CAF">
        <w:rPr>
          <w:rFonts w:cstheme="minorHAnsi"/>
          <w:sz w:val="24"/>
          <w:szCs w:val="24"/>
        </w:rPr>
        <w:t xml:space="preserve"> отображается список пользователей, включая </w:t>
      </w:r>
      <w:r>
        <w:rPr>
          <w:rFonts w:cstheme="minorHAnsi"/>
          <w:sz w:val="24"/>
          <w:szCs w:val="24"/>
        </w:rPr>
        <w:t>ботов</w:t>
      </w:r>
      <w:r w:rsidRPr="00F66CAF">
        <w:rPr>
          <w:rFonts w:cstheme="minorHAnsi"/>
          <w:sz w:val="24"/>
          <w:szCs w:val="24"/>
        </w:rPr>
        <w:t>.</w:t>
      </w:r>
    </w:p>
    <w:p w:rsidR="00502DE1" w:rsidRPr="00CF7C76" w:rsidRDefault="00927820" w:rsidP="00927820">
      <w:pPr>
        <w:pStyle w:val="Heading3v2"/>
        <w:numPr>
          <w:ilvl w:val="1"/>
          <w:numId w:val="1"/>
        </w:numPr>
      </w:pPr>
      <w:bookmarkStart w:id="21" w:name="_Toc234250413"/>
      <w:r w:rsidRPr="00927820">
        <w:t>Добав</w:t>
      </w:r>
      <w:r>
        <w:t>ление пользователей</w:t>
      </w:r>
      <w:bookmarkEnd w:id="21"/>
    </w:p>
    <w:p w:rsidR="002A753E" w:rsidRPr="002A753E" w:rsidRDefault="002A753E" w:rsidP="002A753E">
      <w:pPr>
        <w:ind w:left="709"/>
        <w:rPr>
          <w:rFonts w:cstheme="minorHAnsi"/>
          <w:sz w:val="24"/>
          <w:szCs w:val="24"/>
        </w:rPr>
      </w:pPr>
      <w:r w:rsidRPr="002A753E">
        <w:rPr>
          <w:rFonts w:cstheme="minorHAnsi"/>
          <w:sz w:val="24"/>
          <w:szCs w:val="24"/>
        </w:rPr>
        <w:t>Добавить пользователей в рабочее пространство можно двумя способами:</w:t>
      </w:r>
    </w:p>
    <w:p w:rsidR="002A753E" w:rsidRPr="002A753E" w:rsidRDefault="002A753E" w:rsidP="00BD7BC2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2A753E">
        <w:rPr>
          <w:rFonts w:cstheme="minorHAnsi"/>
          <w:sz w:val="24"/>
          <w:szCs w:val="24"/>
        </w:rPr>
        <w:t>Отправить приглашение по электронной почте.</w:t>
      </w:r>
    </w:p>
    <w:p w:rsidR="00502DE1" w:rsidRPr="0005365E" w:rsidRDefault="002A753E" w:rsidP="00BD7BC2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2A753E">
        <w:rPr>
          <w:rFonts w:cstheme="minorHAnsi"/>
          <w:sz w:val="24"/>
          <w:szCs w:val="24"/>
        </w:rPr>
        <w:t>Создайте учетную запись пользователя вручную.</w:t>
      </w:r>
    </w:p>
    <w:p w:rsidR="00502DE1" w:rsidRPr="00CF7C76" w:rsidRDefault="0005365E" w:rsidP="0005365E">
      <w:pPr>
        <w:pStyle w:val="Heading3v2"/>
        <w:numPr>
          <w:ilvl w:val="1"/>
          <w:numId w:val="1"/>
        </w:numPr>
      </w:pPr>
      <w:bookmarkStart w:id="22" w:name="_Toc234250414"/>
      <w:r w:rsidRPr="0005365E">
        <w:t>Пригласить пользователей по электронной почте</w:t>
      </w:r>
      <w:bookmarkEnd w:id="22"/>
    </w:p>
    <w:p w:rsidR="0005365E" w:rsidRPr="0005365E" w:rsidRDefault="0005365E" w:rsidP="0005365E">
      <w:pPr>
        <w:ind w:left="709"/>
        <w:rPr>
          <w:rFonts w:cstheme="minorHAnsi"/>
          <w:sz w:val="24"/>
          <w:szCs w:val="24"/>
        </w:rPr>
      </w:pPr>
      <w:r w:rsidRPr="0005365E">
        <w:rPr>
          <w:rFonts w:cstheme="minorHAnsi"/>
          <w:sz w:val="24"/>
          <w:szCs w:val="24"/>
        </w:rPr>
        <w:t xml:space="preserve">Если ваше рабочее пространство управляется самостоятельно, убедитесь, что </w:t>
      </w:r>
      <w:r>
        <w:rPr>
          <w:rFonts w:cstheme="minorHAnsi"/>
          <w:sz w:val="24"/>
          <w:szCs w:val="24"/>
        </w:rPr>
        <w:t xml:space="preserve">вы уже настроили почтовый сервис </w:t>
      </w:r>
      <w:r w:rsidRPr="0005365E">
        <w:rPr>
          <w:rFonts w:cstheme="minorHAnsi"/>
          <w:sz w:val="24"/>
          <w:szCs w:val="24"/>
        </w:rPr>
        <w:t>на вашем рабочем месте.</w:t>
      </w:r>
    </w:p>
    <w:p w:rsidR="0005365E" w:rsidRPr="0005365E" w:rsidRDefault="0005365E" w:rsidP="00BD7BC2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05365E">
        <w:rPr>
          <w:rFonts w:cstheme="minorHAnsi"/>
          <w:sz w:val="24"/>
          <w:szCs w:val="24"/>
        </w:rPr>
        <w:t>На странице </w:t>
      </w:r>
      <w:r w:rsidRPr="0005365E">
        <w:rPr>
          <w:rFonts w:cstheme="minorHAnsi"/>
          <w:b/>
          <w:bCs/>
          <w:sz w:val="24"/>
          <w:szCs w:val="24"/>
        </w:rPr>
        <w:t>«Пользователи»</w:t>
      </w:r>
      <w:r w:rsidRPr="0005365E">
        <w:rPr>
          <w:rFonts w:cstheme="minorHAnsi"/>
          <w:sz w:val="24"/>
          <w:szCs w:val="24"/>
        </w:rPr>
        <w:t> нажмите кнопку </w:t>
      </w:r>
      <w:r w:rsidRPr="0005365E">
        <w:rPr>
          <w:rFonts w:cstheme="minorHAnsi"/>
          <w:b/>
          <w:bCs/>
          <w:sz w:val="24"/>
          <w:szCs w:val="24"/>
        </w:rPr>
        <w:t>«Пригласить»</w:t>
      </w:r>
      <w:r w:rsidRPr="0005365E">
        <w:rPr>
          <w:rFonts w:cstheme="minorHAnsi"/>
          <w:sz w:val="24"/>
          <w:szCs w:val="24"/>
        </w:rPr>
        <w:t> в правом верхнем углу страницы.</w:t>
      </w:r>
    </w:p>
    <w:p w:rsidR="0005365E" w:rsidRPr="0005365E" w:rsidRDefault="0005365E" w:rsidP="00BD7BC2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05365E">
        <w:rPr>
          <w:rFonts w:cstheme="minorHAnsi"/>
          <w:sz w:val="24"/>
          <w:szCs w:val="24"/>
        </w:rPr>
        <w:t>Введите адрес электронной почты приглашенного или введите несколько адресов, разделенных запятыми.</w:t>
      </w:r>
    </w:p>
    <w:p w:rsidR="0005365E" w:rsidRPr="0005365E" w:rsidRDefault="0005365E" w:rsidP="00BD7BC2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05365E">
        <w:rPr>
          <w:rFonts w:cstheme="minorHAnsi"/>
          <w:sz w:val="24"/>
          <w:szCs w:val="24"/>
        </w:rPr>
        <w:t>Нажмите </w:t>
      </w:r>
      <w:r w:rsidRPr="0005365E">
        <w:rPr>
          <w:rFonts w:cstheme="minorHAnsi"/>
          <w:b/>
          <w:bCs/>
          <w:sz w:val="24"/>
          <w:szCs w:val="24"/>
        </w:rPr>
        <w:t>«Отправить»</w:t>
      </w:r>
      <w:r w:rsidRPr="0005365E">
        <w:rPr>
          <w:rFonts w:cstheme="minorHAnsi"/>
          <w:sz w:val="24"/>
          <w:szCs w:val="24"/>
        </w:rPr>
        <w:t xml:space="preserve"> , чтобы отправить приглашения. Приглашенные получат электронное письмо для доступа к рабочему пространству. Они могут создать учетную запись, указав свое имя, адрес электронной почты, имя пользователя и пароль, а также подтвердив пароль. Если в вашем рабочем пространстве включены </w:t>
      </w:r>
      <w:r w:rsidRPr="0005365E">
        <w:rPr>
          <w:rFonts w:cstheme="minorHAnsi"/>
          <w:sz w:val="24"/>
          <w:szCs w:val="24"/>
        </w:rPr>
        <w:lastRenderedPageBreak/>
        <w:t>сторонние сервисы (например, GitHub или Google), пользователи могут использовать свои учетные записи из поддерживаемых сервисов для регистрации и доступа к рабочему пространству.</w:t>
      </w:r>
    </w:p>
    <w:p w:rsidR="0005365E" w:rsidRPr="0005365E" w:rsidRDefault="0005365E" w:rsidP="0005365E">
      <w:pPr>
        <w:ind w:left="709"/>
        <w:rPr>
          <w:rFonts w:cstheme="minorHAnsi"/>
          <w:sz w:val="24"/>
          <w:szCs w:val="24"/>
        </w:rPr>
      </w:pPr>
      <w:r w:rsidRPr="0005365E">
        <w:rPr>
          <w:rFonts w:cstheme="minorHAnsi"/>
          <w:sz w:val="24"/>
          <w:szCs w:val="24"/>
        </w:rPr>
        <w:t>Как только пользователь создаст учетную запись и войдет в рабочее пространство, его данные будут доступны на странице </w:t>
      </w:r>
      <w:r w:rsidRPr="0005365E">
        <w:rPr>
          <w:rFonts w:cstheme="minorHAnsi"/>
          <w:b/>
          <w:bCs/>
          <w:sz w:val="24"/>
          <w:szCs w:val="24"/>
        </w:rPr>
        <w:t>«Пользователи»</w:t>
      </w:r>
      <w:r w:rsidRPr="0005365E">
        <w:rPr>
          <w:rFonts w:cstheme="minorHAnsi"/>
          <w:sz w:val="24"/>
          <w:szCs w:val="24"/>
        </w:rPr>
        <w:t> .</w:t>
      </w:r>
    </w:p>
    <w:p w:rsidR="00502DE1" w:rsidRPr="002E62E4" w:rsidRDefault="00502DE1" w:rsidP="002E62E4">
      <w:pPr>
        <w:ind w:left="709"/>
        <w:rPr>
          <w:rFonts w:cstheme="minorHAnsi"/>
          <w:sz w:val="24"/>
          <w:szCs w:val="24"/>
        </w:rPr>
      </w:pPr>
    </w:p>
    <w:p w:rsidR="00502DE1" w:rsidRPr="00CF7C76" w:rsidRDefault="00DA54F6" w:rsidP="00DA54F6">
      <w:pPr>
        <w:pStyle w:val="Heading3v2"/>
        <w:numPr>
          <w:ilvl w:val="1"/>
          <w:numId w:val="1"/>
        </w:numPr>
      </w:pPr>
      <w:bookmarkStart w:id="23" w:name="_Toc234250415"/>
      <w:r w:rsidRPr="00DA54F6">
        <w:t>Добавить нового пользователя вручную</w:t>
      </w:r>
      <w:bookmarkEnd w:id="23"/>
    </w:p>
    <w:p w:rsidR="00DA54F6" w:rsidRPr="00DA54F6" w:rsidRDefault="00DA54F6" w:rsidP="00DA54F6">
      <w:pPr>
        <w:ind w:left="709"/>
        <w:rPr>
          <w:rFonts w:cstheme="minorHAnsi"/>
          <w:sz w:val="24"/>
          <w:szCs w:val="24"/>
        </w:rPr>
      </w:pPr>
      <w:r w:rsidRPr="00DA54F6">
        <w:rPr>
          <w:rFonts w:cstheme="minorHAnsi"/>
          <w:sz w:val="24"/>
          <w:szCs w:val="24"/>
        </w:rPr>
        <w:t>Выполните следующие действия на странице </w:t>
      </w:r>
      <w:r w:rsidRPr="00DA54F6">
        <w:rPr>
          <w:rFonts w:cstheme="minorHAnsi"/>
          <w:b/>
          <w:bCs/>
          <w:sz w:val="24"/>
          <w:szCs w:val="24"/>
        </w:rPr>
        <w:t>«Пользователи»</w:t>
      </w:r>
      <w:r w:rsidRPr="00DA54F6">
        <w:rPr>
          <w:rFonts w:cstheme="minorHAnsi"/>
          <w:sz w:val="24"/>
          <w:szCs w:val="24"/>
        </w:rPr>
        <w:t>:</w:t>
      </w:r>
    </w:p>
    <w:p w:rsidR="00DA54F6" w:rsidRPr="00DA54F6" w:rsidRDefault="00DA54F6" w:rsidP="00BD7BC2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DA54F6">
        <w:rPr>
          <w:rFonts w:cstheme="minorHAnsi"/>
          <w:sz w:val="24"/>
          <w:szCs w:val="24"/>
        </w:rPr>
        <w:t>Нажмите </w:t>
      </w:r>
      <w:r w:rsidRPr="00DA54F6">
        <w:rPr>
          <w:rFonts w:cstheme="minorHAnsi"/>
          <w:b/>
          <w:bCs/>
          <w:sz w:val="24"/>
          <w:szCs w:val="24"/>
        </w:rPr>
        <w:t>«Новый пользователь»</w:t>
      </w:r>
      <w:r w:rsidRPr="00DA54F6">
        <w:rPr>
          <w:rFonts w:cstheme="minorHAnsi"/>
          <w:sz w:val="24"/>
          <w:szCs w:val="24"/>
        </w:rPr>
        <w:t> в правом верхнем углу.</w:t>
      </w:r>
    </w:p>
    <w:p w:rsidR="00DA54F6" w:rsidRPr="00DA54F6" w:rsidRDefault="00DA54F6" w:rsidP="00BD7BC2">
      <w:pPr>
        <w:numPr>
          <w:ilvl w:val="0"/>
          <w:numId w:val="19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Заполните следующие поля</w:t>
      </w:r>
      <w:r w:rsidRPr="00DA54F6">
        <w:rPr>
          <w:rFonts w:cstheme="minorHAnsi"/>
          <w:sz w:val="24"/>
          <w:szCs w:val="24"/>
        </w:rPr>
        <w:t>:</w:t>
      </w:r>
    </w:p>
    <w:tbl>
      <w:tblPr>
        <w:tblStyle w:val="af1"/>
        <w:tblW w:w="9493" w:type="dxa"/>
        <w:tblLook w:val="04A0" w:firstRow="1" w:lastRow="0" w:firstColumn="1" w:lastColumn="0" w:noHBand="0" w:noVBand="1"/>
      </w:tblPr>
      <w:tblGrid>
        <w:gridCol w:w="3550"/>
        <w:gridCol w:w="5943"/>
      </w:tblGrid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b/>
                <w:bCs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Поле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b/>
                <w:bCs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Описание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Электронная почта </w:t>
            </w:r>
            <w:r w:rsidRPr="00DA54F6"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Адрес электронной почты, связанный с пользователем. Этот адрес электронной почты будет использоваться для уведомлений и коммуникаций в рабочем пространстве.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Отметить адрес электронной почты как проверенный</w:t>
            </w:r>
          </w:p>
        </w:tc>
        <w:tc>
          <w:tcPr>
            <w:tcW w:w="5953" w:type="dxa"/>
            <w:hideMark/>
          </w:tcPr>
          <w:p w:rsidR="00DA54F6" w:rsidRPr="00DA54F6" w:rsidRDefault="00DA54F6" w:rsidP="00FD1B42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Включите эту опцию, чтобы автоматически проверять пользователя при создании, устраняя необходимость вручную проверять свой адрес электронной почты. Это важно, если ваше рабочее пространство требует</w:t>
            </w:r>
            <w:r w:rsidR="00FD1B42">
              <w:rPr>
                <w:rFonts w:cstheme="minorHAnsi"/>
                <w:sz w:val="24"/>
                <w:szCs w:val="24"/>
              </w:rPr>
              <w:t xml:space="preserve"> подтверждение электронной почты пользователя.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Имя </w:t>
            </w:r>
            <w:r w:rsidRPr="00DA54F6"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Полное имя пользователя, как оно должно отображаться в рабочей области.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FA16FC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Логин</w:t>
            </w:r>
            <w:r w:rsidR="00DA54F6" w:rsidRPr="00DA54F6">
              <w:rPr>
                <w:rFonts w:cstheme="minorHAnsi"/>
                <w:b/>
                <w:bCs/>
                <w:sz w:val="24"/>
                <w:szCs w:val="24"/>
              </w:rPr>
              <w:t> </w:t>
            </w:r>
            <w:r w:rsidR="00DA54F6" w:rsidRPr="00DA54F6"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Уникальный идентификатор пользователя в рабочей области, используемый для входа и упоминаний. Имена пользователей могут включать буквенно-цифровые символы, дефисы, подчеркивания и точки, но не пробелы или другие символы. Они должны быть длиной не менее одного символа.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Установите пароль случайным образом и отправьте его по электронной почте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Автоматически сгенерировать случайный пароль и отправить его пользователю по электронной почте. Для этого требуется настроить</w:t>
            </w:r>
            <w:r w:rsidR="00FA16FC">
              <w:rPr>
                <w:rFonts w:cstheme="minorHAnsi"/>
                <w:sz w:val="24"/>
                <w:szCs w:val="24"/>
              </w:rPr>
              <w:t xml:space="preserve"> почтовый сервис рабочего пространства.</w:t>
            </w:r>
          </w:p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 xml:space="preserve">Пользователь получает временный пароль по электронной почте. После того, как он </w:t>
            </w:r>
            <w:r w:rsidRPr="00DA54F6">
              <w:rPr>
                <w:rFonts w:cstheme="minorHAnsi"/>
                <w:sz w:val="24"/>
                <w:szCs w:val="24"/>
              </w:rPr>
              <w:lastRenderedPageBreak/>
              <w:t>использует пароль в рабочей области, ему предлагается сменить пароль.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lastRenderedPageBreak/>
              <w:t>Установить пароль вручную</w:t>
            </w:r>
          </w:p>
        </w:tc>
        <w:tc>
          <w:tcPr>
            <w:tcW w:w="5953" w:type="dxa"/>
            <w:hideMark/>
          </w:tcPr>
          <w:p w:rsidR="00DA54F6" w:rsidRPr="00DA54F6" w:rsidRDefault="00DA54F6" w:rsidP="009721A1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Вручную введите и подтвердите пароль для пользователя, установив определенный пароль для входа. Если</w:t>
            </w:r>
            <w:hyperlink r:id="rId9" w:tgtFrame="_blank" w:history="1"/>
            <w:r w:rsidR="009721A1">
              <w:rPr>
                <w:rFonts w:cstheme="minorHAnsi"/>
                <w:sz w:val="24"/>
                <w:szCs w:val="24"/>
              </w:rPr>
              <w:t xml:space="preserve"> </w:t>
            </w:r>
            <w:r w:rsidR="009721A1" w:rsidRPr="009721A1">
              <w:rPr>
                <w:rFonts w:cstheme="minorHAnsi"/>
                <w:b/>
                <w:sz w:val="24"/>
                <w:szCs w:val="24"/>
              </w:rPr>
              <w:t>политики паролей</w:t>
            </w:r>
            <w:r w:rsidR="009721A1">
              <w:rPr>
                <w:rFonts w:cstheme="minorHAnsi"/>
                <w:sz w:val="24"/>
                <w:szCs w:val="24"/>
              </w:rPr>
              <w:t xml:space="preserve"> </w:t>
            </w:r>
            <w:r w:rsidRPr="00DA54F6">
              <w:rPr>
                <w:rFonts w:cstheme="minorHAnsi"/>
                <w:sz w:val="24"/>
                <w:szCs w:val="24"/>
              </w:rPr>
              <w:t xml:space="preserve">будут </w:t>
            </w:r>
            <w:r w:rsidR="009721A1">
              <w:rPr>
                <w:rFonts w:cstheme="minorHAnsi"/>
                <w:sz w:val="24"/>
                <w:szCs w:val="24"/>
              </w:rPr>
              <w:t>заданы, будет осуществляться проверка</w:t>
            </w:r>
            <w:r w:rsidRPr="00DA54F6">
              <w:rPr>
                <w:rFonts w:cstheme="minorHAnsi"/>
                <w:sz w:val="24"/>
                <w:szCs w:val="24"/>
              </w:rPr>
              <w:t>, показывающая, насколько хорошо пароль соответствует правилам</w:t>
            </w:r>
            <w:r w:rsidR="00E93E22">
              <w:rPr>
                <w:rFonts w:cstheme="minorHAnsi"/>
                <w:sz w:val="24"/>
                <w:szCs w:val="24"/>
              </w:rPr>
              <w:t xml:space="preserve"> </w:t>
            </w:r>
            <w:r w:rsidR="00E93E22" w:rsidRPr="009721A1">
              <w:rPr>
                <w:rFonts w:cstheme="minorHAnsi"/>
                <w:b/>
                <w:sz w:val="24"/>
                <w:szCs w:val="24"/>
              </w:rPr>
              <w:t>политики паролей</w:t>
            </w:r>
            <w:r w:rsidRPr="00DA54F6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DA54F6" w:rsidRPr="00DA54F6" w:rsidTr="006C71B9">
        <w:trPr>
          <w:trHeight w:val="600"/>
        </w:trPr>
        <w:tc>
          <w:tcPr>
            <w:tcW w:w="0" w:type="auto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Требовать смены пароля</w:t>
            </w:r>
          </w:p>
        </w:tc>
        <w:tc>
          <w:tcPr>
            <w:tcW w:w="5953" w:type="dxa"/>
            <w:hideMark/>
          </w:tcPr>
          <w:p w:rsidR="00DA54F6" w:rsidRPr="00DA54F6" w:rsidRDefault="00DA54F6" w:rsidP="00027920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Если выбран </w:t>
            </w:r>
            <w:r w:rsidRPr="00DA54F6">
              <w:rPr>
                <w:rFonts w:cstheme="minorHAnsi"/>
                <w:b/>
                <w:bCs/>
                <w:sz w:val="24"/>
                <w:szCs w:val="24"/>
              </w:rPr>
              <w:t>параметр «Установить пароль вручную»</w:t>
            </w:r>
            <w:r w:rsidRPr="00DA54F6">
              <w:rPr>
                <w:rFonts w:cstheme="minorHAnsi"/>
                <w:sz w:val="24"/>
                <w:szCs w:val="24"/>
              </w:rPr>
              <w:t xml:space="preserve"> , вы можете включить этот параметр, если хотите </w:t>
            </w:r>
            <w:del w:id="24" w:author="SiN" w:date="2025-04-21T18:32:00Z">
              <w:r w:rsidRPr="00DA54F6" w:rsidDel="00027920">
                <w:rPr>
                  <w:rFonts w:cstheme="minorHAnsi"/>
                  <w:sz w:val="24"/>
                  <w:szCs w:val="24"/>
                </w:rPr>
                <w:delText xml:space="preserve">заставить </w:delText>
              </w:r>
            </w:del>
            <w:r w:rsidR="00027920">
              <w:rPr>
                <w:rFonts w:cstheme="minorHAnsi"/>
                <w:sz w:val="24"/>
                <w:szCs w:val="24"/>
              </w:rPr>
              <w:t>обязать</w:t>
            </w:r>
            <w:r w:rsidR="00027920" w:rsidRPr="00DA54F6">
              <w:rPr>
                <w:rFonts w:cstheme="minorHAnsi"/>
                <w:sz w:val="24"/>
                <w:szCs w:val="24"/>
              </w:rPr>
              <w:t xml:space="preserve"> </w:t>
            </w:r>
            <w:r w:rsidRPr="00DA54F6">
              <w:rPr>
                <w:rFonts w:cstheme="minorHAnsi"/>
                <w:sz w:val="24"/>
                <w:szCs w:val="24"/>
              </w:rPr>
              <w:t>пользователей менять свой пароль при</w:t>
            </w:r>
            <w:r w:rsidR="00E93E22">
              <w:rPr>
                <w:rFonts w:cstheme="minorHAnsi"/>
                <w:sz w:val="24"/>
                <w:szCs w:val="24"/>
              </w:rPr>
              <w:t xml:space="preserve"> первом</w:t>
            </w:r>
            <w:r w:rsidRPr="00DA54F6">
              <w:rPr>
                <w:rFonts w:cstheme="minorHAnsi"/>
                <w:sz w:val="24"/>
                <w:szCs w:val="24"/>
              </w:rPr>
              <w:t xml:space="preserve"> входе в систему.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Роли </w:t>
            </w:r>
            <w:r w:rsidRPr="00DA54F6">
              <w:rPr>
                <w:rFonts w:cstheme="minorHAnsi"/>
                <w:sz w:val="24"/>
                <w:szCs w:val="24"/>
              </w:rPr>
              <w:t>*</w:t>
            </w:r>
          </w:p>
        </w:tc>
        <w:tc>
          <w:tcPr>
            <w:tcW w:w="5953" w:type="dxa"/>
            <w:hideMark/>
          </w:tcPr>
          <w:p w:rsidR="00DA54F6" w:rsidRPr="00DA54F6" w:rsidRDefault="00E93E22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Назначьте пользователю одну</w:t>
            </w:r>
            <w:r w:rsidR="00DA54F6" w:rsidRPr="00DA54F6">
              <w:rPr>
                <w:rFonts w:cstheme="minorHAnsi"/>
                <w:sz w:val="24"/>
                <w:szCs w:val="24"/>
              </w:rPr>
              <w:t xml:space="preserve"> или несколько</w:t>
            </w:r>
            <w:r>
              <w:rPr>
                <w:rFonts w:cstheme="minorHAnsi"/>
                <w:sz w:val="24"/>
                <w:szCs w:val="24"/>
              </w:rPr>
              <w:t xml:space="preserve"> ролей</w:t>
            </w:r>
            <w:r w:rsidR="00DA54F6" w:rsidRPr="00DA54F6">
              <w:rPr>
                <w:rFonts w:cstheme="minorHAnsi"/>
                <w:sz w:val="24"/>
                <w:szCs w:val="24"/>
              </w:rPr>
              <w:t>. Роли определяют разрешения и уровни доступа пользователя в рабочем пространстве.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E93E22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Присоедин</w:t>
            </w:r>
            <w:r w:rsidR="00E93E22">
              <w:rPr>
                <w:rFonts w:cstheme="minorHAnsi"/>
                <w:b/>
                <w:bCs/>
                <w:sz w:val="24"/>
                <w:szCs w:val="24"/>
              </w:rPr>
              <w:t>ить</w:t>
            </w:r>
            <w:r w:rsidRPr="00DA54F6">
              <w:rPr>
                <w:rFonts w:cstheme="minorHAnsi"/>
                <w:b/>
                <w:bCs/>
                <w:sz w:val="24"/>
                <w:szCs w:val="24"/>
              </w:rPr>
              <w:t xml:space="preserve"> к </w:t>
            </w:r>
            <w:r w:rsidR="00E93E22" w:rsidRPr="00E93E22">
              <w:rPr>
                <w:rFonts w:cstheme="minorHAnsi"/>
                <w:b/>
                <w:bCs/>
                <w:sz w:val="24"/>
                <w:szCs w:val="24"/>
              </w:rPr>
              <w:t xml:space="preserve">публичным </w:t>
            </w:r>
            <w:r w:rsidRPr="00DA54F6">
              <w:rPr>
                <w:rFonts w:cstheme="minorHAnsi"/>
                <w:b/>
                <w:bCs/>
                <w:sz w:val="24"/>
                <w:szCs w:val="24"/>
              </w:rPr>
              <w:t>каналам по умолчанию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Включите этот параметр, чтобы автоматически добавлять пользователя в каналы (комнаты) по умолчанию при первом входе в систему.</w:t>
            </w:r>
          </w:p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Например, #general— это канал по умолчанию, в который новые пользователи добавляются автоматически.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8A142C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8A142C">
              <w:rPr>
                <w:rFonts w:cstheme="minorHAnsi"/>
                <w:b/>
                <w:bCs/>
                <w:sz w:val="24"/>
                <w:szCs w:val="24"/>
              </w:rPr>
              <w:t>Отправить электронное письмо с приветствием</w:t>
            </w:r>
          </w:p>
        </w:tc>
        <w:tc>
          <w:tcPr>
            <w:tcW w:w="5953" w:type="dxa"/>
            <w:hideMark/>
          </w:tcPr>
          <w:p w:rsidR="00DA54F6" w:rsidRPr="00DA54F6" w:rsidRDefault="00DA54F6" w:rsidP="008A142C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Отправьте приветственное письмо с приглашением пользователю присоединиться к рабочему пространству. </w:t>
            </w:r>
            <w:r w:rsidR="008A142C" w:rsidRPr="00DA54F6">
              <w:rPr>
                <w:rFonts w:cstheme="minorHAnsi"/>
                <w:sz w:val="24"/>
                <w:szCs w:val="24"/>
              </w:rPr>
              <w:t>Для этого требуется настроить</w:t>
            </w:r>
            <w:r w:rsidR="008A142C">
              <w:rPr>
                <w:rFonts w:cstheme="minorHAnsi"/>
                <w:sz w:val="24"/>
                <w:szCs w:val="24"/>
              </w:rPr>
              <w:t xml:space="preserve"> почтовый сервис рабочего пространства.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Статусное сообщение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Пользовательское сообщение о состоянии, которое будет отображаться рядом с именем пользователя в рабочей области.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8A142C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Биография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Краткая биография или описание, которое другие пользователи могут просмотреть в профиле пользователя.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Псевдоним</w:t>
            </w:r>
          </w:p>
        </w:tc>
        <w:tc>
          <w:tcPr>
            <w:tcW w:w="5953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Альтернативное имя или псевдоним, который пользователь может выбрать для отображения вместо своего полного имени.</w:t>
            </w:r>
          </w:p>
        </w:tc>
      </w:tr>
      <w:tr w:rsidR="00DA54F6" w:rsidRPr="00DA54F6" w:rsidTr="006C71B9">
        <w:trPr>
          <w:trHeight w:val="600"/>
        </w:trPr>
        <w:tc>
          <w:tcPr>
            <w:tcW w:w="3540" w:type="dxa"/>
            <w:hideMark/>
          </w:tcPr>
          <w:p w:rsidR="00DA54F6" w:rsidRPr="00DA54F6" w:rsidRDefault="00DA54F6" w:rsidP="00DA54F6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b/>
                <w:bCs/>
                <w:sz w:val="24"/>
                <w:szCs w:val="24"/>
              </w:rPr>
              <w:t>Показать/скрыть дополнительные поля</w:t>
            </w:r>
          </w:p>
        </w:tc>
        <w:tc>
          <w:tcPr>
            <w:tcW w:w="5953" w:type="dxa"/>
            <w:hideMark/>
          </w:tcPr>
          <w:p w:rsidR="00DA54F6" w:rsidRPr="00DA54F6" w:rsidRDefault="00DA54F6" w:rsidP="0087188C">
            <w:pPr>
              <w:spacing w:after="160" w:line="259" w:lineRule="auto"/>
              <w:ind w:left="709"/>
              <w:rPr>
                <w:rFonts w:cstheme="minorHAnsi"/>
                <w:sz w:val="24"/>
                <w:szCs w:val="24"/>
              </w:rPr>
            </w:pPr>
            <w:r w:rsidRPr="00DA54F6">
              <w:rPr>
                <w:rFonts w:cstheme="minorHAnsi"/>
                <w:sz w:val="24"/>
                <w:szCs w:val="24"/>
              </w:rPr>
              <w:t>Отобразить/скрыть дополнительные поля, если</w:t>
            </w:r>
            <w:r w:rsidR="008A142C">
              <w:rPr>
                <w:rFonts w:cstheme="minorHAnsi"/>
                <w:sz w:val="24"/>
                <w:szCs w:val="24"/>
              </w:rPr>
              <w:t xml:space="preserve"> </w:t>
            </w:r>
            <w:r w:rsidR="0087188C">
              <w:rPr>
                <w:rFonts w:cstheme="minorHAnsi"/>
                <w:sz w:val="24"/>
                <w:szCs w:val="24"/>
              </w:rPr>
              <w:t>дополнительные</w:t>
            </w:r>
            <w:r w:rsidR="008A142C">
              <w:rPr>
                <w:rFonts w:cstheme="minorHAnsi"/>
                <w:sz w:val="24"/>
                <w:szCs w:val="24"/>
              </w:rPr>
              <w:t xml:space="preserve"> поля </w:t>
            </w:r>
            <w:r w:rsidRPr="00DA54F6">
              <w:rPr>
                <w:rFonts w:cstheme="minorHAnsi"/>
                <w:sz w:val="24"/>
                <w:szCs w:val="24"/>
              </w:rPr>
              <w:t>определены для пользователей в рабочей области.</w:t>
            </w:r>
          </w:p>
        </w:tc>
      </w:tr>
    </w:tbl>
    <w:p w:rsidR="006C71B9" w:rsidRDefault="006C71B9" w:rsidP="00BD7BC2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6C71B9">
        <w:rPr>
          <w:rFonts w:cstheme="minorHAnsi"/>
          <w:sz w:val="24"/>
          <w:szCs w:val="24"/>
        </w:rPr>
        <w:t>Нажмите </w:t>
      </w:r>
      <w:r w:rsidRPr="006C71B9">
        <w:rPr>
          <w:rFonts w:cstheme="minorHAnsi"/>
          <w:b/>
          <w:bCs/>
          <w:sz w:val="24"/>
          <w:szCs w:val="24"/>
        </w:rPr>
        <w:t>Добавить пользователя</w:t>
      </w:r>
      <w:r w:rsidRPr="006C71B9">
        <w:rPr>
          <w:rFonts w:cstheme="minorHAnsi"/>
          <w:sz w:val="24"/>
          <w:szCs w:val="24"/>
        </w:rPr>
        <w:t>, чтобы завершить процесс.</w:t>
      </w:r>
    </w:p>
    <w:p w:rsidR="006C71B9" w:rsidRPr="006C71B9" w:rsidRDefault="006C71B9" w:rsidP="006C71B9">
      <w:pPr>
        <w:ind w:left="1068"/>
        <w:rPr>
          <w:rFonts w:cstheme="minorHAnsi"/>
          <w:sz w:val="24"/>
          <w:szCs w:val="24"/>
        </w:rPr>
      </w:pPr>
      <w:r w:rsidRPr="006C71B9">
        <w:rPr>
          <w:rFonts w:cstheme="minorHAnsi"/>
          <w:sz w:val="24"/>
          <w:szCs w:val="24"/>
        </w:rPr>
        <w:lastRenderedPageBreak/>
        <w:t>Новый пользователь создается немедленно. Если вы хотите изменить какие-либо значения, щелкните пользователя и отредактируйте данные на панели </w:t>
      </w:r>
      <w:r w:rsidRPr="006C71B9">
        <w:rPr>
          <w:rFonts w:cstheme="minorHAnsi"/>
          <w:b/>
          <w:bCs/>
          <w:sz w:val="24"/>
          <w:szCs w:val="24"/>
        </w:rPr>
        <w:t>«Информация о пользователе»</w:t>
      </w:r>
      <w:r w:rsidRPr="006C71B9">
        <w:rPr>
          <w:rFonts w:cstheme="minorHAnsi"/>
          <w:sz w:val="24"/>
          <w:szCs w:val="24"/>
        </w:rPr>
        <w:t xml:space="preserve">. Во время редактирования вы также можете обновить </w:t>
      </w:r>
      <w:r w:rsidR="003B56BD">
        <w:rPr>
          <w:rFonts w:cstheme="minorHAnsi"/>
          <w:sz w:val="24"/>
          <w:szCs w:val="24"/>
        </w:rPr>
        <w:t>аватар</w:t>
      </w:r>
      <w:r w:rsidRPr="006C71B9">
        <w:rPr>
          <w:rFonts w:cstheme="minorHAnsi"/>
          <w:sz w:val="24"/>
          <w:szCs w:val="24"/>
        </w:rPr>
        <w:t xml:space="preserve"> профиля пользователя.</w:t>
      </w:r>
    </w:p>
    <w:p w:rsidR="00502DE1" w:rsidRPr="00754137" w:rsidRDefault="00502DE1" w:rsidP="00502DE1">
      <w:pPr>
        <w:ind w:left="709"/>
        <w:rPr>
          <w:rFonts w:cstheme="minorHAnsi"/>
          <w:sz w:val="24"/>
          <w:szCs w:val="24"/>
        </w:rPr>
      </w:pPr>
    </w:p>
    <w:p w:rsidR="00747267" w:rsidRPr="00747267" w:rsidRDefault="00747267" w:rsidP="00747267">
      <w:pPr>
        <w:pStyle w:val="Heading2v2"/>
        <w:numPr>
          <w:ilvl w:val="1"/>
          <w:numId w:val="1"/>
        </w:numPr>
        <w:rPr>
          <w:color w:val="1F4E79" w:themeColor="accent1" w:themeShade="80"/>
          <w:sz w:val="40"/>
          <w:szCs w:val="40"/>
        </w:rPr>
      </w:pPr>
      <w:bookmarkStart w:id="25" w:name="_Toc234250416"/>
      <w:r w:rsidRPr="00747267">
        <w:rPr>
          <w:color w:val="1F4E79" w:themeColor="accent1" w:themeShade="80"/>
          <w:sz w:val="40"/>
          <w:szCs w:val="40"/>
        </w:rPr>
        <w:t>Список пользователей</w:t>
      </w:r>
      <w:bookmarkEnd w:id="25"/>
    </w:p>
    <w:p w:rsidR="0030495E" w:rsidRPr="0030495E" w:rsidRDefault="0030495E" w:rsidP="0030495E">
      <w:pPr>
        <w:ind w:firstLine="360"/>
      </w:pPr>
      <w:r w:rsidRPr="0030495E">
        <w:t>Чтобы изменить информацию о существующем пользователе, выполните следующие действия:</w:t>
      </w:r>
    </w:p>
    <w:p w:rsidR="0030495E" w:rsidRPr="0030495E" w:rsidRDefault="0030495E" w:rsidP="00BD7BC2">
      <w:pPr>
        <w:numPr>
          <w:ilvl w:val="0"/>
          <w:numId w:val="21"/>
        </w:numPr>
      </w:pPr>
      <w:r w:rsidRPr="0030495E">
        <w:t>Нажмите на пользователя, которого вы хотите отредактировать, на одной из вкладок на странице </w:t>
      </w:r>
      <w:r w:rsidRPr="0030495E">
        <w:rPr>
          <w:b/>
          <w:bCs/>
        </w:rPr>
        <w:t>«Пользователи»</w:t>
      </w:r>
      <w:r w:rsidRPr="0030495E">
        <w:t> в зависимости от его статуса.</w:t>
      </w:r>
    </w:p>
    <w:p w:rsidR="0030495E" w:rsidRPr="0030495E" w:rsidRDefault="0030495E" w:rsidP="00BD7BC2">
      <w:pPr>
        <w:numPr>
          <w:ilvl w:val="0"/>
          <w:numId w:val="21"/>
        </w:numPr>
        <w:rPr>
          <w:b/>
          <w:bCs/>
        </w:rPr>
      </w:pPr>
      <w:r w:rsidRPr="0030495E">
        <w:t>Откроется панель </w:t>
      </w:r>
      <w:r w:rsidRPr="0030495E">
        <w:rPr>
          <w:b/>
          <w:bCs/>
        </w:rPr>
        <w:t>Информация о пользователе</w:t>
      </w:r>
      <w:r w:rsidR="0088054B">
        <w:rPr>
          <w:b/>
          <w:bCs/>
        </w:rPr>
        <w:t>,</w:t>
      </w:r>
      <w:r w:rsidRPr="0030495E">
        <w:t xml:space="preserve"> отображающая основные данные пользователя. Нажмите</w:t>
      </w:r>
      <w:r w:rsidR="0088054B">
        <w:t xml:space="preserve"> </w:t>
      </w:r>
      <w:r w:rsidR="0088054B" w:rsidRPr="0088054B">
        <w:rPr>
          <w:b/>
        </w:rPr>
        <w:t>Редактировать</w:t>
      </w:r>
      <w:r w:rsidRPr="0030495E">
        <w:t> под аватаром пользователя.</w:t>
      </w:r>
    </w:p>
    <w:p w:rsidR="0030495E" w:rsidRPr="0030495E" w:rsidRDefault="0030495E" w:rsidP="00BD7BC2">
      <w:pPr>
        <w:numPr>
          <w:ilvl w:val="0"/>
          <w:numId w:val="21"/>
        </w:numPr>
      </w:pPr>
      <w:r w:rsidRPr="0030495E">
        <w:t>В дополнение к обновлению полей, описанных во время</w:t>
      </w:r>
      <w:r w:rsidR="0088054B">
        <w:t xml:space="preserve"> добавления пользователя</w:t>
      </w:r>
      <w:r w:rsidRPr="0030495E">
        <w:t>, вы можете обновить фотографию профиля пользователя, загрузив другую фотографию или введя URL-адрес.</w:t>
      </w:r>
    </w:p>
    <w:p w:rsidR="00747267" w:rsidRDefault="00747267" w:rsidP="00747267"/>
    <w:p w:rsidR="00D714CD" w:rsidRPr="00D714CD" w:rsidRDefault="00D714CD" w:rsidP="00D714CD">
      <w:pPr>
        <w:pStyle w:val="Heading2v2"/>
        <w:numPr>
          <w:ilvl w:val="1"/>
          <w:numId w:val="1"/>
        </w:numPr>
      </w:pPr>
      <w:bookmarkStart w:id="26" w:name="_Toc234250417"/>
      <w:r>
        <w:rPr>
          <w:color w:val="1F4E79" w:themeColor="accent1" w:themeShade="80"/>
          <w:sz w:val="40"/>
          <w:szCs w:val="40"/>
        </w:rPr>
        <w:t>Сброс пароля пользователя</w:t>
      </w:r>
      <w:bookmarkEnd w:id="26"/>
    </w:p>
    <w:p w:rsidR="00D714CD" w:rsidRDefault="00D714CD" w:rsidP="00D714CD">
      <w:r w:rsidRPr="00D714CD">
        <w:t>На странице Пользователи щелкните пользователя, пароль которого необход</w:t>
      </w:r>
      <w:r>
        <w:t>имо изменить. Щелкните Изменить</w:t>
      </w:r>
      <w:r w:rsidRPr="00D714CD">
        <w:t xml:space="preserve">, и вы </w:t>
      </w:r>
      <w:r w:rsidR="00E143AB">
        <w:t>увидите</w:t>
      </w:r>
      <w:r>
        <w:t xml:space="preserve"> следующие два варианта Пароля</w:t>
      </w:r>
      <w:r w:rsidRPr="00D714CD">
        <w:t>:</w:t>
      </w:r>
    </w:p>
    <w:p w:rsidR="00E143AB" w:rsidRDefault="00E143AB" w:rsidP="00BD7BC2">
      <w:pPr>
        <w:pStyle w:val="a8"/>
        <w:numPr>
          <w:ilvl w:val="0"/>
          <w:numId w:val="22"/>
        </w:numPr>
        <w:rPr>
          <w:bCs/>
        </w:rPr>
      </w:pPr>
      <w:r w:rsidRPr="00C866D6">
        <w:rPr>
          <w:b/>
          <w:bCs/>
        </w:rPr>
        <w:t xml:space="preserve">Установить случайным образом и отправить по электронной почте - </w:t>
      </w:r>
      <w:r w:rsidRPr="00C866D6">
        <w:rPr>
          <w:bCs/>
        </w:rPr>
        <w:t>Выберите эту опцию, чтобы автоматически сгенерировать случайный временный пароль и отправить его пользователю по электронной почте. Убедитесь, что вы настроили почтовый сервис рабочего пространства, и</w:t>
      </w:r>
      <w:r w:rsidR="009E1117" w:rsidRPr="00C866D6">
        <w:rPr>
          <w:bCs/>
        </w:rPr>
        <w:t>наче</w:t>
      </w:r>
      <w:r w:rsidRPr="00C866D6">
        <w:rPr>
          <w:bCs/>
        </w:rPr>
        <w:t xml:space="preserve"> пользователь не будет получать электронные письма.</w:t>
      </w:r>
      <w:r w:rsidR="00337203" w:rsidRPr="00C866D6">
        <w:rPr>
          <w:bCs/>
        </w:rPr>
        <w:t xml:space="preserve"> </w:t>
      </w:r>
      <w:r w:rsidR="00107896" w:rsidRPr="00C866D6">
        <w:rPr>
          <w:bCs/>
        </w:rPr>
        <w:t>Как только пользователь введё</w:t>
      </w:r>
      <w:r w:rsidRPr="00C866D6">
        <w:rPr>
          <w:bCs/>
        </w:rPr>
        <w:t>т временный пароль, ему</w:t>
      </w:r>
      <w:r w:rsidR="00107896" w:rsidRPr="00C866D6">
        <w:rPr>
          <w:bCs/>
        </w:rPr>
        <w:t xml:space="preserve"> будет</w:t>
      </w:r>
      <w:r w:rsidRPr="00C866D6">
        <w:rPr>
          <w:bCs/>
        </w:rPr>
        <w:t xml:space="preserve"> предл</w:t>
      </w:r>
      <w:r w:rsidR="00107896" w:rsidRPr="00C866D6">
        <w:rPr>
          <w:bCs/>
        </w:rPr>
        <w:t>ожено</w:t>
      </w:r>
      <w:r w:rsidRPr="00C866D6">
        <w:rPr>
          <w:bCs/>
        </w:rPr>
        <w:t xml:space="preserve"> изменить</w:t>
      </w:r>
      <w:r w:rsidR="00107896" w:rsidRPr="00C866D6">
        <w:rPr>
          <w:bCs/>
        </w:rPr>
        <w:t xml:space="preserve"> его</w:t>
      </w:r>
      <w:r w:rsidR="00337203" w:rsidRPr="00C866D6">
        <w:rPr>
          <w:bCs/>
        </w:rPr>
        <w:t xml:space="preserve"> на постоянный пароль</w:t>
      </w:r>
      <w:r w:rsidRPr="00C866D6">
        <w:rPr>
          <w:bCs/>
        </w:rPr>
        <w:t>.</w:t>
      </w:r>
    </w:p>
    <w:p w:rsidR="00C866D6" w:rsidRPr="00CE1DC0" w:rsidRDefault="00C866D6" w:rsidP="00BD7BC2">
      <w:pPr>
        <w:pStyle w:val="a8"/>
        <w:numPr>
          <w:ilvl w:val="0"/>
          <w:numId w:val="22"/>
        </w:numPr>
        <w:rPr>
          <w:bCs/>
        </w:rPr>
      </w:pPr>
      <w:r w:rsidRPr="00C866D6">
        <w:rPr>
          <w:b/>
          <w:bCs/>
        </w:rPr>
        <w:t>Установить вручную</w:t>
      </w:r>
      <w:r>
        <w:rPr>
          <w:b/>
          <w:bCs/>
        </w:rPr>
        <w:t xml:space="preserve"> </w:t>
      </w:r>
      <w:r>
        <w:rPr>
          <w:bCs/>
        </w:rPr>
        <w:t xml:space="preserve">- </w:t>
      </w:r>
      <w:r w:rsidRPr="00C866D6">
        <w:rPr>
          <w:bCs/>
        </w:rPr>
        <w:t>Выберите этот параметр, чтобы вручную ввести и подтвердить пароль для пользователя, установив определенный пароль для входа. Если</w:t>
      </w:r>
      <w:r>
        <w:rPr>
          <w:bCs/>
        </w:rPr>
        <w:t xml:space="preserve"> установлены правила политики паролей</w:t>
      </w:r>
      <w:r w:rsidRPr="00C866D6">
        <w:rPr>
          <w:bCs/>
        </w:rPr>
        <w:t>, будет</w:t>
      </w:r>
      <w:r w:rsidR="00CE1DC0">
        <w:rPr>
          <w:bCs/>
        </w:rPr>
        <w:t xml:space="preserve"> проведена</w:t>
      </w:r>
      <w:r w:rsidRPr="00C866D6">
        <w:rPr>
          <w:bCs/>
        </w:rPr>
        <w:t xml:space="preserve"> проверка</w:t>
      </w:r>
      <w:r w:rsidR="00CE1DC0">
        <w:rPr>
          <w:bCs/>
        </w:rPr>
        <w:t>,</w:t>
      </w:r>
      <w:r w:rsidRPr="00C866D6">
        <w:rPr>
          <w:bCs/>
        </w:rPr>
        <w:t xml:space="preserve"> насколько хорошо пароль соответствует правилам. Вам нужно поделиться этим паролем с пользователем, чтобы он мог войти.</w:t>
      </w:r>
    </w:p>
    <w:p w:rsidR="00C866D6" w:rsidRPr="00C866D6" w:rsidRDefault="00C866D6" w:rsidP="00CE1DC0">
      <w:pPr>
        <w:pStyle w:val="a8"/>
        <w:rPr>
          <w:bCs/>
        </w:rPr>
      </w:pPr>
      <w:r w:rsidRPr="00C866D6">
        <w:rPr>
          <w:bCs/>
        </w:rPr>
        <w:t>Если вы хотите, чтобы пользователь изменил установленный вами здесь пароль</w:t>
      </w:r>
      <w:r w:rsidR="00CE1DC0">
        <w:rPr>
          <w:bCs/>
        </w:rPr>
        <w:t xml:space="preserve"> при первом входе с ним</w:t>
      </w:r>
      <w:r w:rsidRPr="00C866D6">
        <w:rPr>
          <w:bCs/>
        </w:rPr>
        <w:t xml:space="preserve">, включите </w:t>
      </w:r>
      <w:r w:rsidR="00CE1DC0">
        <w:rPr>
          <w:bCs/>
        </w:rPr>
        <w:t xml:space="preserve">параметр </w:t>
      </w:r>
      <w:r w:rsidR="00CE1DC0" w:rsidRPr="00CE1DC0">
        <w:rPr>
          <w:b/>
          <w:bCs/>
        </w:rPr>
        <w:t>Требовать смены пароля</w:t>
      </w:r>
      <w:r w:rsidRPr="00C866D6">
        <w:rPr>
          <w:bCs/>
        </w:rPr>
        <w:t>.</w:t>
      </w:r>
    </w:p>
    <w:p w:rsidR="00E143AB" w:rsidRPr="00D714CD" w:rsidRDefault="00E143AB" w:rsidP="00D714CD"/>
    <w:p w:rsidR="00D714CD" w:rsidRDefault="00D714CD" w:rsidP="00D714CD"/>
    <w:p w:rsidR="0028033B" w:rsidRPr="009D4CCC" w:rsidRDefault="0028033B" w:rsidP="0028033B">
      <w:pPr>
        <w:pStyle w:val="Heading2v2"/>
        <w:numPr>
          <w:ilvl w:val="1"/>
          <w:numId w:val="1"/>
        </w:numPr>
        <w:rPr>
          <w:color w:val="1F4E79" w:themeColor="accent1" w:themeShade="80"/>
          <w:sz w:val="40"/>
          <w:szCs w:val="40"/>
        </w:rPr>
      </w:pPr>
      <w:bookmarkStart w:id="27" w:name="_Toc234250418"/>
      <w:r w:rsidRPr="009D4CCC">
        <w:rPr>
          <w:color w:val="1F4E79" w:themeColor="accent1" w:themeShade="80"/>
          <w:sz w:val="40"/>
          <w:szCs w:val="40"/>
        </w:rPr>
        <w:t>Сброс ключа пользователя E2EE</w:t>
      </w:r>
      <w:bookmarkEnd w:id="27"/>
    </w:p>
    <w:p w:rsidR="0028033B" w:rsidRPr="0028033B" w:rsidRDefault="0028033B" w:rsidP="001F505A">
      <w:pPr>
        <w:ind w:left="708"/>
      </w:pPr>
      <w:r w:rsidRPr="0028033B">
        <w:t>Если вы включили E2EE в своем рабочем пространстве, администраторам может потребоваться сбросить ключ E2EE пользователя в случаях, когда он потерял свой предыдущий ключ, для обеспечения проверки пользователя или в качестве меры безопасности.</w:t>
      </w:r>
    </w:p>
    <w:p w:rsidR="0028033B" w:rsidRPr="0028033B" w:rsidRDefault="0028033B" w:rsidP="001F505A">
      <w:pPr>
        <w:ind w:left="708"/>
      </w:pPr>
      <w:r w:rsidRPr="0028033B">
        <w:t xml:space="preserve">Сброс ключа E2EE приведет к выходу пользователя из рабочей области. Когда пользователь снова войдет в систему, будет сгенерирован новый ключ и восстановлен доступ к любой зашифрованной комнате, членом которой он является. По крайней мере один другой </w:t>
      </w:r>
      <w:r w:rsidRPr="0028033B">
        <w:lastRenderedPageBreak/>
        <w:t>участник комнаты должен быть в сети. Если ни один из участников не в сети, доступ будет восстановлен, как только участник появится в сети.</w:t>
      </w:r>
    </w:p>
    <w:p w:rsidR="0028033B" w:rsidRPr="0028033B" w:rsidRDefault="0028033B" w:rsidP="001F505A">
      <w:pPr>
        <w:ind w:left="708"/>
      </w:pPr>
      <w:r w:rsidRPr="0028033B">
        <w:t>Убедитесь, что</w:t>
      </w:r>
      <w:r>
        <w:t xml:space="preserve"> </w:t>
      </w:r>
      <w:r>
        <w:rPr>
          <w:lang w:val="en-US"/>
        </w:rPr>
        <w:t>E</w:t>
      </w:r>
      <w:r w:rsidRPr="0028033B">
        <w:t>2</w:t>
      </w:r>
      <w:r>
        <w:rPr>
          <w:lang w:val="en-US"/>
        </w:rPr>
        <w:t>E</w:t>
      </w:r>
      <w:r w:rsidRPr="0028033B">
        <w:t xml:space="preserve"> функция включена в вашем рабочем пространстве.</w:t>
      </w:r>
    </w:p>
    <w:p w:rsidR="0028033B" w:rsidRPr="0028033B" w:rsidRDefault="0028033B" w:rsidP="001F505A">
      <w:pPr>
        <w:ind w:left="708"/>
      </w:pPr>
      <w:r w:rsidRPr="0028033B">
        <w:t>Чтобы сбросить ключ E2EE, выполните следующие действия:</w:t>
      </w:r>
    </w:p>
    <w:p w:rsidR="0028033B" w:rsidRPr="0028033B" w:rsidRDefault="0028033B" w:rsidP="00BD7BC2">
      <w:pPr>
        <w:numPr>
          <w:ilvl w:val="0"/>
          <w:numId w:val="23"/>
        </w:numPr>
        <w:tabs>
          <w:tab w:val="num" w:pos="720"/>
        </w:tabs>
      </w:pPr>
      <w:r w:rsidRPr="0028033B">
        <w:t>На странице </w:t>
      </w:r>
      <w:r w:rsidRPr="0028033B">
        <w:rPr>
          <w:b/>
          <w:bCs/>
        </w:rPr>
        <w:t>«Пользователи»</w:t>
      </w:r>
      <w:r w:rsidRPr="0028033B">
        <w:t> найдите пользователя, ключ E2EE которого вы хотите сбросить.</w:t>
      </w:r>
    </w:p>
    <w:p w:rsidR="0028033B" w:rsidRPr="0028033B" w:rsidRDefault="00E83E28" w:rsidP="00BD7BC2">
      <w:pPr>
        <w:numPr>
          <w:ilvl w:val="0"/>
          <w:numId w:val="23"/>
        </w:numPr>
        <w:tabs>
          <w:tab w:val="num" w:pos="720"/>
        </w:tabs>
      </w:pPr>
      <w:r>
        <w:t>Откройте выпадающее меню</w:t>
      </w:r>
      <w:r w:rsidR="0028033B" w:rsidRPr="0028033B">
        <w:t xml:space="preserve"> рядом с именем пользователя и выберите </w:t>
      </w:r>
      <w:r w:rsidR="001F505A">
        <w:rPr>
          <w:b/>
          <w:bCs/>
        </w:rPr>
        <w:t>Сброс ключа E2</w:t>
      </w:r>
      <w:r w:rsidR="0028033B" w:rsidRPr="0028033B">
        <w:rPr>
          <w:b/>
          <w:bCs/>
        </w:rPr>
        <w:t>E</w:t>
      </w:r>
      <w:r w:rsidR="0028033B" w:rsidRPr="0028033B">
        <w:t> из раскрывающегося меню. Либо выберите пользователя. На панели </w:t>
      </w:r>
      <w:r w:rsidR="0028033B" w:rsidRPr="0028033B">
        <w:rPr>
          <w:b/>
          <w:bCs/>
        </w:rPr>
        <w:t>Информация о пользователе</w:t>
      </w:r>
      <w:r w:rsidR="0028033B" w:rsidRPr="0028033B">
        <w:t xml:space="preserve"> нажмите на </w:t>
      </w:r>
      <w:r>
        <w:t>выпадающее меню</w:t>
      </w:r>
      <w:r w:rsidR="0028033B" w:rsidRPr="0028033B">
        <w:t xml:space="preserve"> под аватаром пользователя. Выберите </w:t>
      </w:r>
      <w:r w:rsidR="0028033B" w:rsidRPr="0028033B">
        <w:rPr>
          <w:b/>
          <w:bCs/>
        </w:rPr>
        <w:t>Сброс ключа E2E</w:t>
      </w:r>
      <w:r w:rsidR="0028033B" w:rsidRPr="0028033B">
        <w:t> из раскрывающегося меню.</w:t>
      </w:r>
    </w:p>
    <w:p w:rsidR="0028033B" w:rsidRPr="0028033B" w:rsidRDefault="0028033B" w:rsidP="0028033B"/>
    <w:p w:rsidR="001964A1" w:rsidRPr="009D4CCC" w:rsidRDefault="001964A1" w:rsidP="001964A1">
      <w:pPr>
        <w:pStyle w:val="Heading2v2"/>
        <w:numPr>
          <w:ilvl w:val="1"/>
          <w:numId w:val="1"/>
        </w:numPr>
        <w:rPr>
          <w:color w:val="1F4E79" w:themeColor="accent1" w:themeShade="80"/>
          <w:sz w:val="40"/>
          <w:szCs w:val="40"/>
        </w:rPr>
      </w:pPr>
      <w:bookmarkStart w:id="28" w:name="_Toc234250419"/>
      <w:r w:rsidRPr="009D4CCC">
        <w:rPr>
          <w:color w:val="1F4E79" w:themeColor="accent1" w:themeShade="80"/>
          <w:sz w:val="40"/>
          <w:szCs w:val="40"/>
        </w:rPr>
        <w:t>Сбросить TOTP пользователя</w:t>
      </w:r>
      <w:bookmarkEnd w:id="28"/>
    </w:p>
    <w:p w:rsidR="001964A1" w:rsidRPr="001964A1" w:rsidRDefault="001964A1" w:rsidP="001964A1">
      <w:pPr>
        <w:ind w:left="708"/>
      </w:pPr>
      <w:r w:rsidRPr="001964A1">
        <w:t>Если вы включили 2FA в своем рабочем пространстве, администраторам может потребоваться сбросить 2FA пользователя в случаях, когда они не могут получить доступ к своему 2FA OTP или аутентификатору, или в качестве меры безопасности. Сброс текущего TOTP приведет к выходу пользователя из системы. Пользователь сможет снова установить 2FA при повторном входе в систему.</w:t>
      </w:r>
    </w:p>
    <w:p w:rsidR="001964A1" w:rsidRPr="00DC717A" w:rsidRDefault="001964A1" w:rsidP="001964A1">
      <w:pPr>
        <w:ind w:left="708"/>
        <w:rPr>
          <w:i/>
        </w:rPr>
      </w:pPr>
      <w:r w:rsidRPr="00DC717A">
        <w:rPr>
          <w:i/>
        </w:rPr>
        <w:t>Убедитесь, что двухфакторная аутентификация включена в вашем рабочем пространстве. Пользователь</w:t>
      </w:r>
      <w:r w:rsidR="00DC717A">
        <w:rPr>
          <w:i/>
        </w:rPr>
        <w:t xml:space="preserve"> так же</w:t>
      </w:r>
      <w:r w:rsidRPr="00DC717A">
        <w:rPr>
          <w:i/>
        </w:rPr>
        <w:t xml:space="preserve"> должен включить двухфакторную аутентификацию</w:t>
      </w:r>
    </w:p>
    <w:p w:rsidR="001964A1" w:rsidRPr="001964A1" w:rsidRDefault="001964A1" w:rsidP="001964A1">
      <w:pPr>
        <w:ind w:left="708"/>
      </w:pPr>
      <w:r w:rsidRPr="001964A1">
        <w:t>Чтобы сбросить TOTP, выполните следующие действия:</w:t>
      </w:r>
    </w:p>
    <w:p w:rsidR="001964A1" w:rsidRPr="001964A1" w:rsidRDefault="001964A1" w:rsidP="00BD7BC2">
      <w:pPr>
        <w:numPr>
          <w:ilvl w:val="0"/>
          <w:numId w:val="24"/>
        </w:numPr>
        <w:tabs>
          <w:tab w:val="num" w:pos="720"/>
        </w:tabs>
      </w:pPr>
      <w:r w:rsidRPr="001964A1">
        <w:t>На странице </w:t>
      </w:r>
      <w:r w:rsidRPr="001964A1">
        <w:rPr>
          <w:b/>
          <w:bCs/>
        </w:rPr>
        <w:t>«Пользователи»</w:t>
      </w:r>
      <w:r w:rsidRPr="001964A1">
        <w:t> найдите пользователя, TOTP которого вы хотите сбросить.</w:t>
      </w:r>
    </w:p>
    <w:p w:rsidR="001964A1" w:rsidRPr="001964A1" w:rsidRDefault="001964A1" w:rsidP="00BD7BC2">
      <w:pPr>
        <w:numPr>
          <w:ilvl w:val="0"/>
          <w:numId w:val="24"/>
        </w:numPr>
        <w:tabs>
          <w:tab w:val="num" w:pos="720"/>
        </w:tabs>
      </w:pPr>
      <w:r w:rsidRPr="001964A1">
        <w:t xml:space="preserve">Нажмите на </w:t>
      </w:r>
      <w:r w:rsidR="000248D7">
        <w:t xml:space="preserve">выпадающее меню </w:t>
      </w:r>
      <w:r w:rsidRPr="001964A1">
        <w:t>рядом с именем пользователя и выберите </w:t>
      </w:r>
      <w:r w:rsidRPr="001964A1">
        <w:rPr>
          <w:b/>
          <w:bCs/>
        </w:rPr>
        <w:t>Сбросить TOTP</w:t>
      </w:r>
      <w:r w:rsidRPr="001964A1">
        <w:t> из раскрывающегося меню. Либо выберите пользователя. На панели </w:t>
      </w:r>
      <w:r w:rsidRPr="001964A1">
        <w:rPr>
          <w:b/>
          <w:bCs/>
        </w:rPr>
        <w:t>Информация о пользователе</w:t>
      </w:r>
      <w:r w:rsidRPr="001964A1">
        <w:t xml:space="preserve"> нажмите на </w:t>
      </w:r>
      <w:r w:rsidR="000248D7">
        <w:t xml:space="preserve">выпадающее меню </w:t>
      </w:r>
      <w:r w:rsidRPr="001964A1">
        <w:t>под аватаром пользователя. Выберите </w:t>
      </w:r>
      <w:r w:rsidRPr="001964A1">
        <w:rPr>
          <w:b/>
          <w:bCs/>
        </w:rPr>
        <w:t>Сбросить TOTP</w:t>
      </w:r>
      <w:r w:rsidRPr="001964A1">
        <w:t> из раскрывающегося меню.</w:t>
      </w:r>
    </w:p>
    <w:p w:rsidR="001964A1" w:rsidRPr="00D4146E" w:rsidRDefault="001964A1" w:rsidP="00D4146E">
      <w:pPr>
        <w:ind w:left="708"/>
        <w:rPr>
          <w:i/>
        </w:rPr>
      </w:pPr>
      <w:r w:rsidRPr="00D4146E">
        <w:rPr>
          <w:i/>
        </w:rPr>
        <w:t>После того, как пользователь вошел в рабочее пространство, он может перейти к настройкам своего профиля</w:t>
      </w:r>
      <w:r w:rsidR="00D4146E">
        <w:rPr>
          <w:i/>
        </w:rPr>
        <w:t xml:space="preserve"> и</w:t>
      </w:r>
      <w:r w:rsidRPr="00D4146E">
        <w:rPr>
          <w:i/>
        </w:rPr>
        <w:t xml:space="preserve"> </w:t>
      </w:r>
      <w:r w:rsidR="00D4146E" w:rsidRPr="00DC717A">
        <w:rPr>
          <w:i/>
        </w:rPr>
        <w:t>включить двухфакторную аутентификацию</w:t>
      </w:r>
      <w:r w:rsidR="00D4146E">
        <w:rPr>
          <w:i/>
        </w:rPr>
        <w:t>.</w:t>
      </w:r>
    </w:p>
    <w:p w:rsidR="001964A1" w:rsidRPr="001964A1" w:rsidRDefault="001964A1" w:rsidP="001964A1"/>
    <w:p w:rsidR="00162399" w:rsidRPr="009D4CCC" w:rsidRDefault="00162399" w:rsidP="00162399">
      <w:pPr>
        <w:pStyle w:val="Heading2v2"/>
        <w:rPr>
          <w:sz w:val="40"/>
          <w:szCs w:val="40"/>
        </w:rPr>
      </w:pPr>
      <w:bookmarkStart w:id="29" w:name="_Toc234250420"/>
      <w:r w:rsidRPr="009D4CCC">
        <w:rPr>
          <w:sz w:val="40"/>
          <w:szCs w:val="40"/>
        </w:rPr>
        <w:t>Деактивировать и удалить пользователя</w:t>
      </w:r>
      <w:bookmarkEnd w:id="29"/>
    </w:p>
    <w:p w:rsidR="00980E8F" w:rsidRPr="00980E8F" w:rsidRDefault="00980E8F" w:rsidP="00980E8F">
      <w:pPr>
        <w:ind w:left="709"/>
      </w:pPr>
      <w:r w:rsidRPr="00980E8F">
        <w:t xml:space="preserve">Деактивированные пользователи не могут войти в рабочее пространство, пока </w:t>
      </w:r>
      <w:r w:rsidR="007965B2">
        <w:t>не будут снова</w:t>
      </w:r>
      <w:r w:rsidRPr="00980E8F">
        <w:t xml:space="preserve"> активированы. Их учетные данные и настройки сохраняются, и они не удаляются из рабочего пространства. Вы можете деактивировать пользователей в случаях, когда вам нужно временно отозвать доступ или если вам нужно сохранить информацию пользователя. Комнаты и </w:t>
      </w:r>
      <w:r>
        <w:t>личные сообщения</w:t>
      </w:r>
      <w:r w:rsidRPr="00980E8F">
        <w:t xml:space="preserve"> деактивированного пользователя</w:t>
      </w:r>
      <w:r>
        <w:t xml:space="preserve"> останутся</w:t>
      </w:r>
      <w:r w:rsidRPr="00980E8F">
        <w:t xml:space="preserve"> доступны</w:t>
      </w:r>
      <w:r>
        <w:t>ми</w:t>
      </w:r>
      <w:r w:rsidRPr="00980E8F">
        <w:t>.</w:t>
      </w:r>
    </w:p>
    <w:p w:rsidR="00980E8F" w:rsidRPr="00980E8F" w:rsidRDefault="00980E8F" w:rsidP="00980E8F">
      <w:pPr>
        <w:ind w:left="709"/>
      </w:pPr>
      <w:r w:rsidRPr="00980E8F">
        <w:t>Информация об удаленном пользователе удаляется из рабочей области. Вы можете определить, как обрабатывать сообщения удаленного пользователя, используя поле </w:t>
      </w:r>
      <w:r w:rsidRPr="00980E8F">
        <w:rPr>
          <w:b/>
          <w:bCs/>
        </w:rPr>
        <w:t>Тип стирания сообщения</w:t>
      </w:r>
      <w:r w:rsidRPr="00980E8F">
        <w:t> в</w:t>
      </w:r>
      <w:r>
        <w:t xml:space="preserve"> настройках </w:t>
      </w:r>
      <w:r w:rsidRPr="00980E8F">
        <w:rPr>
          <w:b/>
        </w:rPr>
        <w:t>Сообщений</w:t>
      </w:r>
      <w:r w:rsidRPr="00980E8F">
        <w:t>.</w:t>
      </w:r>
    </w:p>
    <w:p w:rsidR="00980E8F" w:rsidRPr="00980E8F" w:rsidRDefault="00980E8F" w:rsidP="00980E8F">
      <w:pPr>
        <w:ind w:left="709"/>
      </w:pPr>
      <w:r w:rsidRPr="00980E8F">
        <w:t>Чтобы деактивировать или удалить пользователя, выполните следующие действия:</w:t>
      </w:r>
    </w:p>
    <w:p w:rsidR="00980E8F" w:rsidRPr="00980E8F" w:rsidRDefault="00980E8F" w:rsidP="00BD7BC2">
      <w:pPr>
        <w:numPr>
          <w:ilvl w:val="0"/>
          <w:numId w:val="25"/>
        </w:numPr>
        <w:tabs>
          <w:tab w:val="clear" w:pos="720"/>
          <w:tab w:val="num" w:pos="1429"/>
        </w:tabs>
        <w:ind w:left="1429"/>
      </w:pPr>
      <w:r w:rsidRPr="00980E8F">
        <w:lastRenderedPageBreak/>
        <w:t>На странице </w:t>
      </w:r>
      <w:r w:rsidRPr="00980E8F">
        <w:rPr>
          <w:b/>
          <w:bCs/>
        </w:rPr>
        <w:t>«Пользователи»</w:t>
      </w:r>
      <w:r w:rsidRPr="00980E8F">
        <w:t> найдите пользователя, которого вы хотите деактивировать или удалить.</w:t>
      </w:r>
    </w:p>
    <w:p w:rsidR="00980E8F" w:rsidRPr="00980E8F" w:rsidRDefault="00980E8F" w:rsidP="00BD7BC2">
      <w:pPr>
        <w:numPr>
          <w:ilvl w:val="0"/>
          <w:numId w:val="25"/>
        </w:numPr>
        <w:tabs>
          <w:tab w:val="clear" w:pos="720"/>
          <w:tab w:val="num" w:pos="1429"/>
        </w:tabs>
        <w:ind w:left="1429"/>
      </w:pPr>
      <w:r w:rsidRPr="00980E8F">
        <w:t xml:space="preserve">Нажмите на </w:t>
      </w:r>
      <w:r w:rsidR="00052F45">
        <w:t>выпадающее меню</w:t>
      </w:r>
      <w:r w:rsidRPr="00980E8F">
        <w:t xml:space="preserve"> рядом с именем пользователя и выберите </w:t>
      </w:r>
      <w:r w:rsidRPr="00980E8F">
        <w:rPr>
          <w:b/>
          <w:bCs/>
        </w:rPr>
        <w:t>Деактивировать</w:t>
      </w:r>
      <w:r w:rsidRPr="00980E8F">
        <w:t> или </w:t>
      </w:r>
      <w:r w:rsidRPr="00980E8F">
        <w:rPr>
          <w:b/>
          <w:bCs/>
        </w:rPr>
        <w:t>Удалить</w:t>
      </w:r>
      <w:r w:rsidRPr="00980E8F">
        <w:t>. Либо выберите пользователя. На панели </w:t>
      </w:r>
      <w:r w:rsidRPr="00980E8F">
        <w:rPr>
          <w:b/>
          <w:bCs/>
        </w:rPr>
        <w:t>Информация о пользователе</w:t>
      </w:r>
      <w:r w:rsidRPr="00980E8F">
        <w:t xml:space="preserve"> нажмите на </w:t>
      </w:r>
      <w:r w:rsidR="00052F45">
        <w:t xml:space="preserve">выпадающее меню </w:t>
      </w:r>
      <w:r w:rsidRPr="00980E8F">
        <w:t>под аватаром пользователя. Выберите </w:t>
      </w:r>
      <w:r w:rsidRPr="00980E8F">
        <w:rPr>
          <w:b/>
          <w:bCs/>
        </w:rPr>
        <w:t>Деактивировать</w:t>
      </w:r>
      <w:r w:rsidRPr="00980E8F">
        <w:t> или </w:t>
      </w:r>
      <w:r w:rsidRPr="00980E8F">
        <w:rPr>
          <w:b/>
          <w:bCs/>
        </w:rPr>
        <w:t>Удалить</w:t>
      </w:r>
      <w:r w:rsidRPr="00980E8F">
        <w:t> в раскрывающемся меню.</w:t>
      </w:r>
    </w:p>
    <w:p w:rsidR="00980E8F" w:rsidRPr="00980E8F" w:rsidRDefault="00980E8F" w:rsidP="00980E8F">
      <w:pPr>
        <w:ind w:left="709"/>
      </w:pPr>
      <w:r w:rsidRPr="00980E8F">
        <w:t>Вы можете просмотреть данные деактивированного пользователя на вкладках </w:t>
      </w:r>
      <w:r w:rsidRPr="00980E8F">
        <w:rPr>
          <w:b/>
          <w:bCs/>
        </w:rPr>
        <w:t>Все</w:t>
      </w:r>
      <w:r w:rsidRPr="00980E8F">
        <w:t> и </w:t>
      </w:r>
      <w:r w:rsidRPr="00980E8F">
        <w:rPr>
          <w:b/>
          <w:bCs/>
        </w:rPr>
        <w:t>Деактивированные</w:t>
      </w:r>
      <w:r w:rsidRPr="00980E8F">
        <w:t>. Чтобы активировать деактивированного пользователя, нажмите </w:t>
      </w:r>
      <w:r w:rsidRPr="00980E8F">
        <w:rPr>
          <w:b/>
          <w:bCs/>
        </w:rPr>
        <w:t>Активировать</w:t>
      </w:r>
      <w:r w:rsidRPr="00980E8F">
        <w:t xml:space="preserve"> в </w:t>
      </w:r>
      <w:r w:rsidR="00052F45">
        <w:t>выпадающем меню</w:t>
      </w:r>
      <w:r w:rsidR="00B73480">
        <w:t>.</w:t>
      </w:r>
    </w:p>
    <w:p w:rsidR="00162399" w:rsidRPr="00162399" w:rsidRDefault="00162399" w:rsidP="00162399"/>
    <w:p w:rsidR="00502DE1" w:rsidRPr="009D4CCC" w:rsidRDefault="00502DE1" w:rsidP="00503CFF">
      <w:pPr>
        <w:pStyle w:val="Heading2v2"/>
      </w:pPr>
      <w:bookmarkStart w:id="30" w:name="_Toc234250421"/>
      <w:r w:rsidRPr="009D4CCC">
        <w:t>П</w:t>
      </w:r>
      <w:r w:rsidR="00503CFF" w:rsidRPr="009D4CCC">
        <w:t>риглашения</w:t>
      </w:r>
      <w:bookmarkEnd w:id="30"/>
    </w:p>
    <w:p w:rsidR="00502DE1" w:rsidRDefault="003552F8" w:rsidP="007239CB">
      <w:pPr>
        <w:ind w:left="709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 этом разделе вы можете просматривать список существующих приглашений и при необходимости удалять имеющиеся приглашения</w:t>
      </w:r>
      <w:r w:rsidR="001964A1">
        <w:rPr>
          <w:rFonts w:cstheme="minorHAnsi"/>
          <w:sz w:val="24"/>
          <w:szCs w:val="24"/>
        </w:rPr>
        <w:t>.</w:t>
      </w:r>
    </w:p>
    <w:p w:rsidR="00943181" w:rsidRPr="007239CB" w:rsidRDefault="00943181" w:rsidP="007239CB">
      <w:pPr>
        <w:ind w:left="709"/>
        <w:rPr>
          <w:rFonts w:asciiTheme="majorHAnsi" w:hAnsiTheme="majorHAnsi" w:cstheme="majorHAnsi"/>
          <w:sz w:val="24"/>
          <w:szCs w:val="24"/>
        </w:rPr>
      </w:pPr>
    </w:p>
    <w:p w:rsidR="00502DE1" w:rsidRDefault="00943181" w:rsidP="00943181">
      <w:pPr>
        <w:pStyle w:val="Heading2v2"/>
        <w:ind w:left="426"/>
      </w:pPr>
      <w:bookmarkStart w:id="31" w:name="_Toc234250422"/>
      <w:r>
        <w:t>Пользовательский статус</w:t>
      </w:r>
      <w:bookmarkEnd w:id="31"/>
    </w:p>
    <w:p w:rsidR="00943181" w:rsidRPr="00943181" w:rsidRDefault="00943181" w:rsidP="00943181">
      <w:r>
        <w:t xml:space="preserve">Раздел </w:t>
      </w:r>
      <w:r w:rsidRPr="00943181">
        <w:t>позволяет вам управлять присутствием и статусом отдельных пользователей в вашем рабочем пространстве.</w:t>
      </w:r>
    </w:p>
    <w:p w:rsidR="00943181" w:rsidRPr="00943181" w:rsidRDefault="00943181" w:rsidP="00943181">
      <w:r w:rsidRPr="00943181">
        <w:t>Присутствие используется для определения </w:t>
      </w:r>
      <w:r w:rsidRPr="00943181">
        <w:rPr>
          <w:b/>
          <w:bCs/>
        </w:rPr>
        <w:t>статуса</w:t>
      </w:r>
      <w:r w:rsidRPr="00943181">
        <w:t> пользователя в рабочем пространстве.</w:t>
      </w:r>
    </w:p>
    <w:p w:rsidR="00943181" w:rsidRPr="00943181" w:rsidRDefault="00943181" w:rsidP="00943181">
      <w:r w:rsidRPr="00943181">
        <w:t xml:space="preserve">По умолчанию </w:t>
      </w:r>
      <w:r>
        <w:rPr>
          <w:lang w:val="en-US"/>
        </w:rPr>
        <w:t>UnicChat</w:t>
      </w:r>
      <w:r w:rsidRPr="00943181">
        <w:t xml:space="preserve"> имеет следующие параметры присутствия:</w:t>
      </w:r>
    </w:p>
    <w:p w:rsidR="00943181" w:rsidRPr="00943181" w:rsidRDefault="00943181" w:rsidP="00BD7BC2">
      <w:pPr>
        <w:numPr>
          <w:ilvl w:val="0"/>
          <w:numId w:val="26"/>
        </w:numPr>
      </w:pPr>
      <w:r w:rsidRPr="00943181">
        <w:rPr>
          <w:b/>
          <w:bCs/>
        </w:rPr>
        <w:t>Онлайн</w:t>
      </w:r>
      <w:r w:rsidRPr="00943181">
        <w:t>: используется для указания того, что пользователь находится в сети и доступен.</w:t>
      </w:r>
    </w:p>
    <w:p w:rsidR="00943181" w:rsidRPr="00943181" w:rsidRDefault="002F6ED3" w:rsidP="00BD7BC2">
      <w:pPr>
        <w:numPr>
          <w:ilvl w:val="0"/>
          <w:numId w:val="26"/>
        </w:numPr>
      </w:pPr>
      <w:r>
        <w:rPr>
          <w:b/>
          <w:bCs/>
        </w:rPr>
        <w:t>Отошёл</w:t>
      </w:r>
      <w:r w:rsidR="00943181" w:rsidRPr="00943181">
        <w:t xml:space="preserve">: Указывает, что пользователь бездействует и находится вне рабочего пространства. </w:t>
      </w:r>
    </w:p>
    <w:p w:rsidR="00943181" w:rsidRPr="00943181" w:rsidRDefault="00943181" w:rsidP="00BD7BC2">
      <w:pPr>
        <w:numPr>
          <w:ilvl w:val="0"/>
          <w:numId w:val="26"/>
        </w:numPr>
      </w:pPr>
      <w:r w:rsidRPr="00943181">
        <w:rPr>
          <w:b/>
          <w:bCs/>
        </w:rPr>
        <w:t>Занят</w:t>
      </w:r>
      <w:r w:rsidRPr="00943181">
        <w:t>: это означает, что пользователь занят и недоступен на рабочем месте.</w:t>
      </w:r>
    </w:p>
    <w:p w:rsidR="00943181" w:rsidRPr="00943181" w:rsidRDefault="00943181" w:rsidP="00BD7BC2">
      <w:pPr>
        <w:numPr>
          <w:ilvl w:val="0"/>
          <w:numId w:val="26"/>
        </w:numPr>
      </w:pPr>
      <w:r w:rsidRPr="00943181">
        <w:rPr>
          <w:b/>
          <w:bCs/>
        </w:rPr>
        <w:t>Офлайн</w:t>
      </w:r>
      <w:r w:rsidRPr="00943181">
        <w:t>: используется для обозначения того, что пользователь находится в автономном режиме и не подключен.</w:t>
      </w:r>
    </w:p>
    <w:p w:rsidR="00943181" w:rsidRPr="002F6ED3" w:rsidRDefault="00943181" w:rsidP="00943181">
      <w:pPr>
        <w:rPr>
          <w:b/>
          <w:bCs/>
        </w:rPr>
      </w:pPr>
      <w:r w:rsidRPr="00943181">
        <w:t>Чтобы получить доступ к настройке </w:t>
      </w:r>
      <w:r w:rsidR="002F6ED3">
        <w:rPr>
          <w:b/>
          <w:bCs/>
        </w:rPr>
        <w:t>пользовательских статусов</w:t>
      </w:r>
      <w:r w:rsidRPr="00943181">
        <w:t>, перейдите в </w:t>
      </w:r>
      <w:r w:rsidRPr="00943181">
        <w:rPr>
          <w:b/>
          <w:bCs/>
        </w:rPr>
        <w:t>Администрирование</w:t>
      </w:r>
      <w:r w:rsidR="003E4566" w:rsidRPr="00943181">
        <w:t xml:space="preserve"> </w:t>
      </w:r>
      <w:r w:rsidRPr="00943181">
        <w:t>&gt; </w:t>
      </w:r>
      <w:r w:rsidR="002F6ED3" w:rsidRPr="002F6ED3">
        <w:rPr>
          <w:b/>
          <w:bCs/>
        </w:rPr>
        <w:t>Пользовательский статус</w:t>
      </w:r>
      <w:r w:rsidRPr="00943181">
        <w:rPr>
          <w:b/>
          <w:bCs/>
        </w:rPr>
        <w:t>.</w:t>
      </w:r>
    </w:p>
    <w:p w:rsidR="00943181" w:rsidRPr="00CF7C76" w:rsidRDefault="00943181" w:rsidP="00943181"/>
    <w:p w:rsidR="00502DE1" w:rsidRPr="00DE3091" w:rsidRDefault="00DC24BD" w:rsidP="00DE3091">
      <w:pPr>
        <w:pStyle w:val="Heading3v2"/>
        <w:numPr>
          <w:ilvl w:val="1"/>
          <w:numId w:val="1"/>
        </w:numPr>
        <w:rPr>
          <w:bCs/>
        </w:rPr>
      </w:pPr>
      <w:r w:rsidRPr="00DE3091">
        <w:rPr>
          <w:lang w:val="de-DE"/>
        </w:rPr>
        <w:t xml:space="preserve"> </w:t>
      </w:r>
      <w:bookmarkStart w:id="32" w:name="_Toc234250423"/>
      <w:r w:rsidR="00DE3091" w:rsidRPr="00DE3091">
        <w:rPr>
          <w:bCs/>
        </w:rPr>
        <w:t>Добавить пользовательский статус</w:t>
      </w:r>
      <w:bookmarkEnd w:id="32"/>
    </w:p>
    <w:p w:rsidR="00DE3091" w:rsidRPr="00DE3091" w:rsidRDefault="00DE3091" w:rsidP="00DE3091">
      <w:pPr>
        <w:ind w:left="709"/>
        <w:rPr>
          <w:rFonts w:cstheme="minorHAnsi"/>
          <w:sz w:val="24"/>
          <w:szCs w:val="24"/>
          <w:lang w:val="en-US"/>
        </w:rPr>
      </w:pPr>
      <w:r w:rsidRPr="00DE3091">
        <w:rPr>
          <w:rFonts w:cstheme="minorHAnsi"/>
          <w:sz w:val="24"/>
          <w:szCs w:val="24"/>
        </w:rPr>
        <w:t xml:space="preserve">Чтобы создать пользовательский </w:t>
      </w:r>
      <w:r>
        <w:rPr>
          <w:rFonts w:cstheme="minorHAnsi"/>
          <w:sz w:val="24"/>
          <w:szCs w:val="24"/>
        </w:rPr>
        <w:t>статус</w:t>
      </w:r>
      <w:r>
        <w:rPr>
          <w:rFonts w:cstheme="minorHAnsi"/>
          <w:sz w:val="24"/>
          <w:szCs w:val="24"/>
          <w:lang w:val="en-US"/>
        </w:rPr>
        <w:t>:</w:t>
      </w:r>
    </w:p>
    <w:p w:rsidR="00DE3091" w:rsidRPr="00DE3091" w:rsidRDefault="00DE3091" w:rsidP="00BD7BC2">
      <w:pPr>
        <w:numPr>
          <w:ilvl w:val="0"/>
          <w:numId w:val="27"/>
        </w:numPr>
        <w:rPr>
          <w:rFonts w:cstheme="minorHAnsi"/>
          <w:b/>
          <w:bCs/>
          <w:sz w:val="24"/>
          <w:szCs w:val="24"/>
        </w:rPr>
      </w:pPr>
      <w:r w:rsidRPr="00DE3091">
        <w:rPr>
          <w:rFonts w:cstheme="minorHAnsi"/>
          <w:sz w:val="24"/>
          <w:szCs w:val="24"/>
        </w:rPr>
        <w:t>На странице </w:t>
      </w:r>
      <w:r w:rsidRPr="00DE3091">
        <w:rPr>
          <w:rFonts w:cstheme="minorHAnsi"/>
          <w:b/>
          <w:bCs/>
          <w:sz w:val="24"/>
          <w:szCs w:val="24"/>
        </w:rPr>
        <w:t>«Пользовательский статус»</w:t>
      </w:r>
      <w:r w:rsidRPr="00DE3091">
        <w:rPr>
          <w:rFonts w:cstheme="minorHAnsi"/>
          <w:sz w:val="24"/>
          <w:szCs w:val="24"/>
        </w:rPr>
        <w:t> нажмите </w:t>
      </w:r>
      <w:r w:rsidRPr="00DE3091">
        <w:rPr>
          <w:rFonts w:cstheme="minorHAnsi"/>
          <w:b/>
          <w:bCs/>
          <w:sz w:val="24"/>
          <w:szCs w:val="24"/>
        </w:rPr>
        <w:t>«Новый пользовательский статус»</w:t>
      </w:r>
      <w:r w:rsidRPr="00DE3091">
        <w:rPr>
          <w:rFonts w:cstheme="minorHAnsi"/>
          <w:sz w:val="24"/>
          <w:szCs w:val="24"/>
        </w:rPr>
        <w:t>.</w:t>
      </w:r>
    </w:p>
    <w:p w:rsidR="00DE3091" w:rsidRPr="00DE3091" w:rsidRDefault="00DE3091" w:rsidP="00BD7BC2">
      <w:pPr>
        <w:numPr>
          <w:ilvl w:val="0"/>
          <w:numId w:val="27"/>
        </w:numPr>
        <w:rPr>
          <w:rFonts w:cstheme="minorHAnsi"/>
          <w:sz w:val="24"/>
          <w:szCs w:val="24"/>
        </w:rPr>
      </w:pPr>
      <w:r w:rsidRPr="00DE3091">
        <w:rPr>
          <w:rFonts w:cstheme="minorHAnsi"/>
          <w:sz w:val="24"/>
          <w:szCs w:val="24"/>
        </w:rPr>
        <w:t>Введите </w:t>
      </w:r>
      <w:r w:rsidRPr="00DE3091">
        <w:rPr>
          <w:rFonts w:cstheme="minorHAnsi"/>
          <w:b/>
          <w:bCs/>
          <w:sz w:val="24"/>
          <w:szCs w:val="24"/>
        </w:rPr>
        <w:t>название</w:t>
      </w:r>
      <w:r w:rsidRPr="00DE3091">
        <w:rPr>
          <w:rFonts w:cstheme="minorHAnsi"/>
          <w:sz w:val="24"/>
          <w:szCs w:val="24"/>
        </w:rPr>
        <w:t> вашего индивидуального статуса.</w:t>
      </w:r>
    </w:p>
    <w:p w:rsidR="00DE3091" w:rsidRPr="00DE3091" w:rsidRDefault="00DE3091" w:rsidP="00BD7BC2">
      <w:pPr>
        <w:numPr>
          <w:ilvl w:val="0"/>
          <w:numId w:val="27"/>
        </w:numPr>
        <w:rPr>
          <w:rFonts w:cstheme="minorHAnsi"/>
          <w:sz w:val="24"/>
          <w:szCs w:val="24"/>
        </w:rPr>
      </w:pPr>
      <w:r w:rsidRPr="00DE3091">
        <w:rPr>
          <w:rFonts w:cstheme="minorHAnsi"/>
          <w:sz w:val="24"/>
          <w:szCs w:val="24"/>
        </w:rPr>
        <w:t>Выберите </w:t>
      </w:r>
      <w:r w:rsidRPr="00DE3091">
        <w:rPr>
          <w:rFonts w:cstheme="minorHAnsi"/>
          <w:b/>
          <w:bCs/>
          <w:sz w:val="24"/>
          <w:szCs w:val="24"/>
        </w:rPr>
        <w:t>присутствие</w:t>
      </w:r>
      <w:r w:rsidRPr="00DE3091">
        <w:rPr>
          <w:rFonts w:cstheme="minorHAnsi"/>
          <w:sz w:val="24"/>
          <w:szCs w:val="24"/>
        </w:rPr>
        <w:t>, которое будет связано с вашим индивидуальным статусом.</w:t>
      </w:r>
    </w:p>
    <w:p w:rsidR="00A92EB5" w:rsidRPr="004056E4" w:rsidRDefault="00DE3091" w:rsidP="00BD7BC2">
      <w:pPr>
        <w:numPr>
          <w:ilvl w:val="0"/>
          <w:numId w:val="27"/>
        </w:numPr>
        <w:ind w:left="709"/>
        <w:rPr>
          <w:rFonts w:cstheme="minorHAnsi"/>
          <w:sz w:val="24"/>
          <w:szCs w:val="24"/>
        </w:rPr>
      </w:pPr>
      <w:r w:rsidRPr="004056E4">
        <w:rPr>
          <w:rFonts w:cstheme="minorHAnsi"/>
          <w:sz w:val="24"/>
          <w:szCs w:val="24"/>
        </w:rPr>
        <w:t>Нажмите </w:t>
      </w:r>
      <w:r w:rsidRPr="004056E4">
        <w:rPr>
          <w:rFonts w:cstheme="minorHAnsi"/>
          <w:b/>
          <w:bCs/>
          <w:sz w:val="24"/>
          <w:szCs w:val="24"/>
        </w:rPr>
        <w:t>«Сохранить».</w:t>
      </w:r>
    </w:p>
    <w:p w:rsidR="00A92EB5" w:rsidRPr="00754137" w:rsidRDefault="00A92EB5" w:rsidP="002C2DFD">
      <w:pPr>
        <w:ind w:left="709"/>
        <w:rPr>
          <w:rFonts w:cstheme="minorHAnsi"/>
          <w:sz w:val="24"/>
          <w:szCs w:val="24"/>
        </w:rPr>
      </w:pPr>
    </w:p>
    <w:p w:rsidR="004056E4" w:rsidRPr="009D4CCC" w:rsidRDefault="004056E4" w:rsidP="004056E4">
      <w:pPr>
        <w:pStyle w:val="Heading2v2"/>
        <w:numPr>
          <w:ilvl w:val="1"/>
          <w:numId w:val="1"/>
        </w:numPr>
        <w:rPr>
          <w:bCs/>
          <w:color w:val="1F4E79" w:themeColor="accent1" w:themeShade="80"/>
          <w:sz w:val="40"/>
          <w:szCs w:val="40"/>
        </w:rPr>
      </w:pPr>
      <w:r w:rsidRPr="009D4CCC">
        <w:rPr>
          <w:color w:val="1F4E79" w:themeColor="accent1" w:themeShade="80"/>
          <w:sz w:val="40"/>
          <w:szCs w:val="40"/>
        </w:rPr>
        <w:lastRenderedPageBreak/>
        <w:t xml:space="preserve"> </w:t>
      </w:r>
      <w:bookmarkStart w:id="33" w:name="_Toc234250424"/>
      <w:r w:rsidRPr="009D4CCC">
        <w:rPr>
          <w:bCs/>
          <w:color w:val="1F4E79" w:themeColor="accent1" w:themeShade="80"/>
          <w:sz w:val="40"/>
          <w:szCs w:val="40"/>
        </w:rPr>
        <w:t>Редактирование и удаление пользовательских статусов</w:t>
      </w:r>
      <w:bookmarkEnd w:id="33"/>
    </w:p>
    <w:p w:rsidR="000012F4" w:rsidRPr="000012F4" w:rsidRDefault="000012F4" w:rsidP="000012F4">
      <w:r w:rsidRPr="000012F4">
        <w:t>Чтобы удалить или изменить пользовательский статус,</w:t>
      </w:r>
    </w:p>
    <w:p w:rsidR="000012F4" w:rsidRPr="000012F4" w:rsidRDefault="000012F4" w:rsidP="00BD7BC2">
      <w:pPr>
        <w:numPr>
          <w:ilvl w:val="0"/>
          <w:numId w:val="28"/>
        </w:numPr>
      </w:pPr>
      <w:r w:rsidRPr="000012F4">
        <w:t>Перейдите в </w:t>
      </w:r>
      <w:r w:rsidRPr="000012F4">
        <w:rPr>
          <w:b/>
          <w:bCs/>
        </w:rPr>
        <w:t>Администрирование</w:t>
      </w:r>
      <w:r w:rsidR="003E4566" w:rsidRPr="000012F4">
        <w:t xml:space="preserve"> </w:t>
      </w:r>
      <w:r w:rsidRPr="000012F4">
        <w:t>&gt; </w:t>
      </w:r>
      <w:r w:rsidR="003E4566" w:rsidRPr="00DE3091">
        <w:rPr>
          <w:rFonts w:cstheme="minorHAnsi"/>
          <w:b/>
          <w:bCs/>
          <w:sz w:val="24"/>
          <w:szCs w:val="24"/>
        </w:rPr>
        <w:t>Пользовательский статус</w:t>
      </w:r>
      <w:r w:rsidRPr="000012F4">
        <w:t>.</w:t>
      </w:r>
    </w:p>
    <w:p w:rsidR="000012F4" w:rsidRPr="000012F4" w:rsidRDefault="000012F4" w:rsidP="00BD7BC2">
      <w:pPr>
        <w:numPr>
          <w:ilvl w:val="0"/>
          <w:numId w:val="28"/>
        </w:numPr>
      </w:pPr>
      <w:r w:rsidRPr="000012F4">
        <w:t>Найдите и</w:t>
      </w:r>
      <w:r w:rsidR="003E4566">
        <w:t xml:space="preserve"> выберите</w:t>
      </w:r>
      <w:r w:rsidRPr="000012F4">
        <w:t xml:space="preserve"> пользовательский статус, который вы хотите изменить или удалить.</w:t>
      </w:r>
    </w:p>
    <w:p w:rsidR="000012F4" w:rsidRPr="000012F4" w:rsidRDefault="000012F4" w:rsidP="00BD7BC2">
      <w:pPr>
        <w:numPr>
          <w:ilvl w:val="0"/>
          <w:numId w:val="28"/>
        </w:numPr>
      </w:pPr>
      <w:r w:rsidRPr="000012F4">
        <w:t>Обновите данные и нажмите </w:t>
      </w:r>
      <w:r w:rsidRPr="000012F4">
        <w:rPr>
          <w:b/>
          <w:bCs/>
        </w:rPr>
        <w:t>«Сохранить»</w:t>
      </w:r>
      <w:r w:rsidRPr="000012F4">
        <w:t>, чтобы изменить статус. Нажмите </w:t>
      </w:r>
      <w:r w:rsidRPr="000012F4">
        <w:rPr>
          <w:b/>
          <w:bCs/>
        </w:rPr>
        <w:t>«Удалить»</w:t>
      </w:r>
      <w:r w:rsidRPr="000012F4">
        <w:t>, чтобы удалить статус.</w:t>
      </w:r>
    </w:p>
    <w:p w:rsidR="000012F4" w:rsidRPr="004056E4" w:rsidRDefault="000012F4" w:rsidP="000012F4"/>
    <w:p w:rsidR="00824D34" w:rsidRPr="00920BFC" w:rsidRDefault="00920BFC" w:rsidP="00DC24BD">
      <w:pPr>
        <w:pStyle w:val="Heading3v2"/>
        <w:numPr>
          <w:ilvl w:val="1"/>
          <w:numId w:val="1"/>
        </w:numPr>
      </w:pPr>
      <w:r>
        <w:rPr>
          <w:b/>
          <w:bCs/>
        </w:rPr>
        <w:t xml:space="preserve"> </w:t>
      </w:r>
      <w:bookmarkStart w:id="34" w:name="_Toc234250425"/>
      <w:r w:rsidRPr="00920BFC">
        <w:rPr>
          <w:bCs/>
        </w:rPr>
        <w:t>Служба присутствия</w:t>
      </w:r>
      <w:bookmarkEnd w:id="34"/>
    </w:p>
    <w:p w:rsidR="00920BFC" w:rsidRPr="00920BFC" w:rsidRDefault="00920BFC" w:rsidP="00920BFC">
      <w:pPr>
        <w:ind w:left="709"/>
        <w:rPr>
          <w:sz w:val="24"/>
          <w:szCs w:val="24"/>
        </w:rPr>
      </w:pPr>
      <w:r w:rsidRPr="00920BFC">
        <w:rPr>
          <w:sz w:val="24"/>
          <w:szCs w:val="24"/>
        </w:rPr>
        <w:t>При включенной службе присутствия пользователи могут видеть статус других пользователей в рабочем пространстве.</w:t>
      </w:r>
    </w:p>
    <w:p w:rsidR="00920BFC" w:rsidRPr="00920BFC" w:rsidRDefault="00920BFC" w:rsidP="00920BFC">
      <w:pPr>
        <w:ind w:left="709"/>
        <w:rPr>
          <w:sz w:val="24"/>
          <w:szCs w:val="24"/>
        </w:rPr>
      </w:pPr>
      <w:r w:rsidRPr="00920BFC">
        <w:rPr>
          <w:sz w:val="24"/>
          <w:szCs w:val="24"/>
        </w:rPr>
        <w:t>Чтобы включить службу присутствия,</w:t>
      </w:r>
    </w:p>
    <w:p w:rsidR="00920BFC" w:rsidRPr="00920BFC" w:rsidRDefault="00920BFC" w:rsidP="00BD7BC2">
      <w:pPr>
        <w:numPr>
          <w:ilvl w:val="0"/>
          <w:numId w:val="29"/>
        </w:numPr>
        <w:rPr>
          <w:sz w:val="24"/>
          <w:szCs w:val="24"/>
        </w:rPr>
      </w:pPr>
      <w:r w:rsidRPr="00920BFC">
        <w:rPr>
          <w:sz w:val="24"/>
          <w:szCs w:val="24"/>
        </w:rPr>
        <w:t>Перейдите в </w:t>
      </w:r>
      <w:r w:rsidRPr="00920BFC">
        <w:rPr>
          <w:b/>
          <w:bCs/>
          <w:sz w:val="24"/>
          <w:szCs w:val="24"/>
        </w:rPr>
        <w:t>Администрирование</w:t>
      </w:r>
      <w:r w:rsidRPr="00920BFC">
        <w:rPr>
          <w:sz w:val="24"/>
          <w:szCs w:val="24"/>
        </w:rPr>
        <w:t xml:space="preserve"> &gt; </w:t>
      </w:r>
      <w:r w:rsidRPr="00920BFC">
        <w:rPr>
          <w:b/>
          <w:bCs/>
          <w:sz w:val="24"/>
          <w:szCs w:val="24"/>
        </w:rPr>
        <w:t>Статус пользователя</w:t>
      </w:r>
      <w:r w:rsidRPr="00920BFC">
        <w:rPr>
          <w:sz w:val="24"/>
          <w:szCs w:val="24"/>
        </w:rPr>
        <w:t> &gt; </w:t>
      </w:r>
      <w:r w:rsidRPr="00920BFC">
        <w:rPr>
          <w:b/>
          <w:bCs/>
          <w:sz w:val="24"/>
          <w:szCs w:val="24"/>
        </w:rPr>
        <w:t>Служба присутствия.</w:t>
      </w:r>
    </w:p>
    <w:p w:rsidR="00920BFC" w:rsidRPr="00920BFC" w:rsidRDefault="00920BFC" w:rsidP="00BD7BC2">
      <w:pPr>
        <w:numPr>
          <w:ilvl w:val="0"/>
          <w:numId w:val="29"/>
        </w:numPr>
        <w:rPr>
          <w:sz w:val="24"/>
          <w:szCs w:val="24"/>
        </w:rPr>
      </w:pPr>
      <w:r w:rsidRPr="00920BFC">
        <w:rPr>
          <w:sz w:val="24"/>
          <w:szCs w:val="24"/>
        </w:rPr>
        <w:t>Нажмите кнопку </w:t>
      </w:r>
      <w:r w:rsidRPr="00920BFC">
        <w:rPr>
          <w:b/>
          <w:bCs/>
          <w:sz w:val="24"/>
          <w:szCs w:val="24"/>
        </w:rPr>
        <w:t>«Статус сервиса»</w:t>
      </w:r>
      <w:r w:rsidRPr="00920BFC">
        <w:rPr>
          <w:sz w:val="24"/>
          <w:szCs w:val="24"/>
        </w:rPr>
        <w:t>.</w:t>
      </w:r>
    </w:p>
    <w:p w:rsidR="00824D34" w:rsidRPr="00920BFC" w:rsidRDefault="00920BFC" w:rsidP="00BD7BC2">
      <w:pPr>
        <w:numPr>
          <w:ilvl w:val="0"/>
          <w:numId w:val="29"/>
        </w:numPr>
        <w:rPr>
          <w:sz w:val="24"/>
          <w:szCs w:val="24"/>
        </w:rPr>
      </w:pPr>
      <w:r w:rsidRPr="00920BFC">
        <w:rPr>
          <w:sz w:val="24"/>
          <w:szCs w:val="24"/>
        </w:rPr>
        <w:t>Включите опцию </w:t>
      </w:r>
      <w:r w:rsidRPr="00920BFC">
        <w:rPr>
          <w:b/>
          <w:bCs/>
          <w:sz w:val="24"/>
          <w:szCs w:val="24"/>
        </w:rPr>
        <w:t>«Статус сервиса»</w:t>
      </w:r>
      <w:r w:rsidRPr="00920BFC">
        <w:rPr>
          <w:sz w:val="24"/>
          <w:szCs w:val="24"/>
        </w:rPr>
        <w:t>.</w:t>
      </w:r>
    </w:p>
    <w:p w:rsidR="00C36B35" w:rsidRPr="009B0774" w:rsidRDefault="00C36B35" w:rsidP="00502DE1">
      <w:pPr>
        <w:ind w:left="709"/>
        <w:rPr>
          <w:rFonts w:cstheme="minorHAnsi"/>
          <w:sz w:val="24"/>
          <w:szCs w:val="24"/>
          <w:lang w:val="en-US"/>
        </w:rPr>
      </w:pPr>
    </w:p>
    <w:p w:rsidR="00DF5A45" w:rsidRPr="0026227A" w:rsidRDefault="00DF5A45" w:rsidP="00DF5A45"/>
    <w:p w:rsidR="00760F60" w:rsidRDefault="009B0774" w:rsidP="009B0774">
      <w:pPr>
        <w:pStyle w:val="Heading2v2"/>
        <w:ind w:left="426"/>
        <w:rPr>
          <w:rFonts w:eastAsia="Times New Roman"/>
          <w:lang w:eastAsia="ru-RU"/>
        </w:rPr>
      </w:pPr>
      <w:bookmarkStart w:id="35" w:name="_Toc234250426"/>
      <w:r>
        <w:rPr>
          <w:rFonts w:eastAsia="Times New Roman"/>
          <w:lang w:eastAsia="ru-RU"/>
        </w:rPr>
        <w:t>Права доступа</w:t>
      </w:r>
      <w:bookmarkEnd w:id="35"/>
    </w:p>
    <w:p w:rsidR="00987762" w:rsidRDefault="0069455F" w:rsidP="00711681">
      <w:pPr>
        <w:ind w:left="426"/>
        <w:rPr>
          <w:lang w:eastAsia="ru-RU"/>
        </w:rPr>
      </w:pPr>
      <w:r>
        <w:rPr>
          <w:lang w:eastAsia="ru-RU"/>
        </w:rPr>
        <w:t>Раздел содержит настройки разрешений</w:t>
      </w:r>
      <w:r w:rsidRPr="0069455F">
        <w:rPr>
          <w:lang w:eastAsia="ru-RU"/>
        </w:rPr>
        <w:t>, которые вы можете назначить</w:t>
      </w:r>
      <w:r>
        <w:rPr>
          <w:lang w:eastAsia="ru-RU"/>
        </w:rPr>
        <w:t xml:space="preserve"> для ролей и </w:t>
      </w:r>
      <w:r>
        <w:rPr>
          <w:lang w:val="en-US" w:eastAsia="ru-RU"/>
        </w:rPr>
        <w:t>API</w:t>
      </w:r>
      <w:r w:rsidRPr="0069455F">
        <w:rPr>
          <w:lang w:eastAsia="ru-RU"/>
        </w:rPr>
        <w:t xml:space="preserve"> </w:t>
      </w:r>
      <w:r>
        <w:rPr>
          <w:lang w:eastAsia="ru-RU"/>
        </w:rPr>
        <w:t>вызовов</w:t>
      </w:r>
      <w:r w:rsidRPr="0069455F">
        <w:rPr>
          <w:lang w:eastAsia="ru-RU"/>
        </w:rPr>
        <w:t xml:space="preserve"> в своем рабочем пространстве, </w:t>
      </w:r>
      <w:r>
        <w:rPr>
          <w:lang w:eastAsia="ru-RU"/>
        </w:rPr>
        <w:t>модель разрешений и доступные роли могут отличаться в зависимости от типа лицензии рабочего пространства. У</w:t>
      </w:r>
      <w:r w:rsidRPr="0069455F">
        <w:rPr>
          <w:lang w:eastAsia="ru-RU"/>
        </w:rPr>
        <w:t>правляя разрешениями, администраторы могут обеспечить безопасное пространство для совместной работы. </w:t>
      </w:r>
    </w:p>
    <w:p w:rsidR="00987762" w:rsidRDefault="00987762" w:rsidP="00987762">
      <w:pPr>
        <w:pStyle w:val="Heading2v2"/>
        <w:ind w:left="426"/>
        <w:rPr>
          <w:rFonts w:eastAsia="Times New Roman"/>
          <w:lang w:eastAsia="ru-RU"/>
        </w:rPr>
      </w:pPr>
      <w:bookmarkStart w:id="36" w:name="_Toc234250427"/>
      <w:r>
        <w:rPr>
          <w:rFonts w:eastAsia="Times New Roman"/>
          <w:lang w:eastAsia="ru-RU"/>
        </w:rPr>
        <w:t>Управление устройствами</w:t>
      </w:r>
      <w:bookmarkEnd w:id="36"/>
    </w:p>
    <w:p w:rsidR="00987762" w:rsidRDefault="00581589" w:rsidP="00711681">
      <w:pPr>
        <w:ind w:left="360"/>
        <w:rPr>
          <w:lang w:eastAsia="ru-RU"/>
        </w:rPr>
      </w:pPr>
      <w:r w:rsidRPr="00581589">
        <w:rPr>
          <w:lang w:eastAsia="ru-RU"/>
        </w:rPr>
        <w:t>Как администратор рабочего пространства, вы можете управлять устройствами, связанными с вашим рабочим пространством. Чтобы получить доступ к этому меню, перейдите в </w:t>
      </w:r>
      <w:r w:rsidRPr="00581589">
        <w:rPr>
          <w:b/>
          <w:bCs/>
          <w:lang w:eastAsia="ru-RU"/>
        </w:rPr>
        <w:t>Администрирование</w:t>
      </w:r>
      <w:r w:rsidRPr="00581589">
        <w:rPr>
          <w:lang w:eastAsia="ru-RU"/>
        </w:rPr>
        <w:t xml:space="preserve"> &gt; </w:t>
      </w:r>
      <w:r w:rsidRPr="00581589">
        <w:rPr>
          <w:b/>
          <w:bCs/>
          <w:lang w:eastAsia="ru-RU"/>
        </w:rPr>
        <w:t>Управление устройствами</w:t>
      </w:r>
      <w:r w:rsidRPr="00581589">
        <w:rPr>
          <w:lang w:eastAsia="ru-RU"/>
        </w:rPr>
        <w:t>.</w:t>
      </w:r>
    </w:p>
    <w:p w:rsidR="00987762" w:rsidRPr="009D4CCC" w:rsidRDefault="00AA0437" w:rsidP="00AA0437">
      <w:pPr>
        <w:pStyle w:val="Heading2v2"/>
        <w:numPr>
          <w:ilvl w:val="1"/>
          <w:numId w:val="1"/>
        </w:numPr>
        <w:rPr>
          <w:rFonts w:eastAsia="Times New Roman"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color w:val="1F4E79" w:themeColor="accent1" w:themeShade="80"/>
          <w:lang w:eastAsia="ru-RU"/>
        </w:rPr>
        <w:t xml:space="preserve"> </w:t>
      </w:r>
      <w:bookmarkStart w:id="37" w:name="_Toc234250428"/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>Просмотр информации о связанном устройстве</w:t>
      </w:r>
      <w:bookmarkEnd w:id="37"/>
    </w:p>
    <w:p w:rsidR="00711681" w:rsidRPr="00711681" w:rsidRDefault="00711681" w:rsidP="00711681">
      <w:pPr>
        <w:ind w:left="360"/>
        <w:rPr>
          <w:lang w:eastAsia="ru-RU"/>
        </w:rPr>
      </w:pPr>
      <w:r w:rsidRPr="00711681">
        <w:rPr>
          <w:lang w:eastAsia="ru-RU"/>
        </w:rPr>
        <w:t xml:space="preserve">Чтобы просмотреть информацию о связанном устройстве, </w:t>
      </w:r>
      <w:r w:rsidR="00420E9C">
        <w:rPr>
          <w:lang w:eastAsia="ru-RU"/>
        </w:rPr>
        <w:t>нажмите на</w:t>
      </w:r>
      <w:r w:rsidRPr="00711681">
        <w:rPr>
          <w:lang w:eastAsia="ru-RU"/>
        </w:rPr>
        <w:t xml:space="preserve"> имя устройства. Отобра</w:t>
      </w:r>
      <w:r w:rsidR="00BE4A61">
        <w:rPr>
          <w:lang w:eastAsia="ru-RU"/>
        </w:rPr>
        <w:t>зится</w:t>
      </w:r>
      <w:r w:rsidRPr="00711681">
        <w:rPr>
          <w:lang w:eastAsia="ru-RU"/>
        </w:rPr>
        <w:t xml:space="preserve"> следующая информация об устройстве:</w:t>
      </w:r>
    </w:p>
    <w:p w:rsidR="00711681" w:rsidRPr="00711681" w:rsidRDefault="00711681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 w:rsidRPr="00711681">
        <w:rPr>
          <w:b/>
          <w:bCs/>
          <w:lang w:eastAsia="ru-RU"/>
        </w:rPr>
        <w:t>Клиент</w:t>
      </w:r>
    </w:p>
    <w:p w:rsidR="00711681" w:rsidRPr="00711681" w:rsidRDefault="00711681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 w:rsidRPr="00711681">
        <w:rPr>
          <w:b/>
          <w:bCs/>
          <w:lang w:eastAsia="ru-RU"/>
        </w:rPr>
        <w:t>Версия</w:t>
      </w:r>
    </w:p>
    <w:p w:rsidR="00711681" w:rsidRPr="00197C1A" w:rsidRDefault="00711681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 w:rsidRPr="00711681">
        <w:rPr>
          <w:b/>
          <w:bCs/>
          <w:lang w:eastAsia="ru-RU"/>
        </w:rPr>
        <w:t>ОС</w:t>
      </w:r>
    </w:p>
    <w:p w:rsidR="00197C1A" w:rsidRPr="00711681" w:rsidRDefault="00197C1A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>
        <w:rPr>
          <w:b/>
          <w:bCs/>
          <w:lang w:eastAsia="ru-RU"/>
        </w:rPr>
        <w:t>Пользователь</w:t>
      </w:r>
    </w:p>
    <w:p w:rsidR="00711681" w:rsidRPr="00711681" w:rsidRDefault="00711681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 w:rsidRPr="00711681">
        <w:rPr>
          <w:b/>
          <w:bCs/>
          <w:lang w:eastAsia="ru-RU"/>
        </w:rPr>
        <w:lastRenderedPageBreak/>
        <w:t>Последний вход</w:t>
      </w:r>
    </w:p>
    <w:p w:rsidR="00711681" w:rsidRPr="00711681" w:rsidRDefault="00711681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 w:rsidRPr="00711681">
        <w:rPr>
          <w:b/>
          <w:bCs/>
          <w:lang w:eastAsia="ru-RU"/>
        </w:rPr>
        <w:t>Идентификатор устройства</w:t>
      </w:r>
    </w:p>
    <w:p w:rsidR="00711681" w:rsidRPr="00A437BF" w:rsidRDefault="00711681" w:rsidP="00BD7BC2">
      <w:pPr>
        <w:numPr>
          <w:ilvl w:val="0"/>
          <w:numId w:val="30"/>
        </w:numPr>
        <w:tabs>
          <w:tab w:val="num" w:pos="720"/>
        </w:tabs>
        <w:rPr>
          <w:lang w:eastAsia="ru-RU"/>
        </w:rPr>
      </w:pPr>
      <w:r w:rsidRPr="00711681">
        <w:rPr>
          <w:b/>
          <w:bCs/>
          <w:lang w:eastAsia="ru-RU"/>
        </w:rPr>
        <w:t>IP-адрес</w:t>
      </w:r>
    </w:p>
    <w:p w:rsidR="00A437BF" w:rsidRDefault="00A437BF" w:rsidP="00A437BF">
      <w:pPr>
        <w:ind w:left="708"/>
        <w:rPr>
          <w:lang w:eastAsia="ru-RU"/>
        </w:rPr>
      </w:pPr>
    </w:p>
    <w:p w:rsidR="00A437BF" w:rsidRPr="009D4CCC" w:rsidRDefault="00A437BF" w:rsidP="00A437BF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38" w:name="_Toc234250429"/>
      <w:r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Поиск устройств</w:t>
      </w:r>
      <w:bookmarkEnd w:id="38"/>
    </w:p>
    <w:p w:rsidR="00A437BF" w:rsidRPr="00A437BF" w:rsidRDefault="00A437BF" w:rsidP="00A437BF">
      <w:pPr>
        <w:ind w:left="360"/>
        <w:rPr>
          <w:lang w:eastAsia="ru-RU"/>
        </w:rPr>
      </w:pPr>
      <w:r w:rsidRPr="00A437BF">
        <w:rPr>
          <w:lang w:eastAsia="ru-RU"/>
        </w:rPr>
        <w:t xml:space="preserve">В строке поиска введите имя пользователя, клиента или ОС, </w:t>
      </w:r>
      <w:r>
        <w:rPr>
          <w:lang w:eastAsia="ru-RU"/>
        </w:rPr>
        <w:t>для поиска информации по ним.</w:t>
      </w:r>
    </w:p>
    <w:p w:rsidR="00A437BF" w:rsidRPr="009D4CCC" w:rsidRDefault="00A437BF" w:rsidP="00A437BF">
      <w:pPr>
        <w:pStyle w:val="Heading2v2"/>
        <w:numPr>
          <w:ilvl w:val="1"/>
          <w:numId w:val="1"/>
        </w:numPr>
        <w:rPr>
          <w:rFonts w:eastAsia="Times New Roman"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39" w:name="_Toc234250430"/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>Выход из устройства</w:t>
      </w:r>
      <w:bookmarkEnd w:id="39"/>
    </w:p>
    <w:p w:rsidR="00A437BF" w:rsidRDefault="00A437BF" w:rsidP="00A437BF">
      <w:pPr>
        <w:ind w:left="360"/>
        <w:rPr>
          <w:lang w:eastAsia="ru-RU"/>
        </w:rPr>
      </w:pPr>
      <w:r w:rsidRPr="00A437BF">
        <w:rPr>
          <w:lang w:eastAsia="ru-RU"/>
        </w:rPr>
        <w:t>Выберите устройство, которое вы хотите отключить, а затем нажмите </w:t>
      </w:r>
      <w:r w:rsidR="00E9152B">
        <w:rPr>
          <w:b/>
          <w:bCs/>
          <w:lang w:eastAsia="ru-RU"/>
        </w:rPr>
        <w:t>Выход</w:t>
      </w:r>
      <w:r w:rsidRPr="00A437BF">
        <w:rPr>
          <w:b/>
          <w:bCs/>
          <w:lang w:eastAsia="ru-RU"/>
        </w:rPr>
        <w:t xml:space="preserve"> из устройства</w:t>
      </w:r>
      <w:r w:rsidRPr="00A437BF">
        <w:rPr>
          <w:lang w:eastAsia="ru-RU"/>
        </w:rPr>
        <w:t>. Если устройство вышло из системы, пользователь получит уведомление о том, что администратор рабочей области завершил сеанс на устройстве. Пользователи могут снова войти в систему с тех же устройств, когда з</w:t>
      </w:r>
      <w:r w:rsidR="00D472CD">
        <w:rPr>
          <w:lang w:eastAsia="ru-RU"/>
        </w:rPr>
        <w:t>ахотят при наличии активной учётной записи.</w:t>
      </w:r>
    </w:p>
    <w:p w:rsidR="00D07F69" w:rsidRDefault="00D07F69" w:rsidP="00980A8F">
      <w:pPr>
        <w:pStyle w:val="Heading2v2"/>
        <w:ind w:left="426"/>
        <w:rPr>
          <w:rFonts w:eastAsia="Times New Roman"/>
          <w:lang w:eastAsia="ru-RU"/>
        </w:rPr>
      </w:pPr>
      <w:bookmarkStart w:id="40" w:name="_Toc234250431"/>
      <w:r>
        <w:rPr>
          <w:rFonts w:eastAsia="Times New Roman"/>
          <w:lang w:eastAsia="ru-RU"/>
        </w:rPr>
        <w:t xml:space="preserve">Настройка </w:t>
      </w:r>
      <w:r>
        <w:rPr>
          <w:rFonts w:eastAsia="Times New Roman"/>
          <w:lang w:val="en-US" w:eastAsia="ru-RU"/>
        </w:rPr>
        <w:t>stealth</w:t>
      </w:r>
      <w:r w:rsidRPr="00996664">
        <w:rPr>
          <w:rFonts w:eastAsia="Times New Roman"/>
          <w:lang w:eastAsia="ru-RU"/>
        </w:rPr>
        <w:t xml:space="preserve"> </w:t>
      </w:r>
      <w:r>
        <w:rPr>
          <w:rFonts w:eastAsia="Times New Roman"/>
          <w:lang w:eastAsia="ru-RU"/>
        </w:rPr>
        <w:t>режима</w:t>
      </w:r>
      <w:r w:rsidR="00996664">
        <w:rPr>
          <w:rFonts w:eastAsia="Times New Roman"/>
          <w:lang w:eastAsia="ru-RU"/>
        </w:rPr>
        <w:t xml:space="preserve"> и хранения кеша мобильных устройств</w:t>
      </w:r>
      <w:bookmarkEnd w:id="40"/>
    </w:p>
    <w:p w:rsidR="00996664" w:rsidRDefault="00996664" w:rsidP="00996664">
      <w:pPr>
        <w:ind w:left="426"/>
        <w:rPr>
          <w:lang w:eastAsia="ru-RU"/>
        </w:rPr>
      </w:pPr>
      <w:r>
        <w:rPr>
          <w:lang w:eastAsia="ru-RU"/>
        </w:rPr>
        <w:t>Данные настройки позволяют определять поведение мобильных клиентов пользователей.</w:t>
      </w:r>
    </w:p>
    <w:p w:rsidR="00996664" w:rsidRPr="00996664" w:rsidRDefault="00996664" w:rsidP="00996664">
      <w:pPr>
        <w:ind w:left="426"/>
        <w:rPr>
          <w:lang w:eastAsia="ru-RU"/>
        </w:rPr>
      </w:pPr>
      <w:r>
        <w:rPr>
          <w:lang w:eastAsia="ru-RU"/>
        </w:rPr>
        <w:t xml:space="preserve">Перейдите в </w:t>
      </w:r>
      <w:r w:rsidRPr="00996664">
        <w:rPr>
          <w:b/>
          <w:lang w:eastAsia="ru-RU"/>
        </w:rPr>
        <w:t>Администрирование -&gt; Настройки -&gt; Мобильные устройства</w:t>
      </w:r>
      <w:r>
        <w:rPr>
          <w:b/>
          <w:lang w:eastAsia="ru-RU"/>
        </w:rPr>
        <w:t xml:space="preserve"> </w:t>
      </w:r>
      <w:r>
        <w:rPr>
          <w:lang w:eastAsia="ru-RU"/>
        </w:rPr>
        <w:t xml:space="preserve">что бы получить доступ к глобальной конфигурации режимов </w:t>
      </w:r>
      <w:r>
        <w:rPr>
          <w:lang w:val="en-US" w:eastAsia="ru-RU"/>
        </w:rPr>
        <w:t>stealth</w:t>
      </w:r>
      <w:r w:rsidRPr="00996664">
        <w:rPr>
          <w:lang w:eastAsia="ru-RU"/>
        </w:rPr>
        <w:t xml:space="preserve"> </w:t>
      </w:r>
      <w:r>
        <w:rPr>
          <w:lang w:eastAsia="ru-RU"/>
        </w:rPr>
        <w:t>и хранения кеша для мобильных пользователей вашего рабочего пространства</w:t>
      </w:r>
      <w:r w:rsidRPr="00996664">
        <w:rPr>
          <w:lang w:eastAsia="ru-RU"/>
        </w:rPr>
        <w:t>:</w:t>
      </w:r>
    </w:p>
    <w:p w:rsidR="00996664" w:rsidRDefault="00996664" w:rsidP="00996664">
      <w:pPr>
        <w:pStyle w:val="a8"/>
        <w:numPr>
          <w:ilvl w:val="0"/>
          <w:numId w:val="60"/>
        </w:numPr>
        <w:rPr>
          <w:lang w:eastAsia="ru-RU"/>
        </w:rPr>
      </w:pPr>
      <w:r w:rsidRPr="00996664">
        <w:rPr>
          <w:lang w:eastAsia="ru-RU"/>
        </w:rPr>
        <w:t xml:space="preserve">Запретить хранение кэша на устройстве </w:t>
      </w:r>
      <w:r>
        <w:rPr>
          <w:lang w:eastAsia="ru-RU"/>
        </w:rPr>
        <w:t>–</w:t>
      </w:r>
      <w:r w:rsidRPr="00996664">
        <w:rPr>
          <w:lang w:eastAsia="ru-RU"/>
        </w:rPr>
        <w:t xml:space="preserve"> </w:t>
      </w:r>
      <w:r>
        <w:rPr>
          <w:lang w:eastAsia="ru-RU"/>
        </w:rPr>
        <w:t xml:space="preserve">включение данного параметра запретит хранение кеша мобильных клиентов рабочего пространства, и приведет к необходимости иметь доступ в интернет </w:t>
      </w:r>
      <w:r w:rsidR="00B36B4E">
        <w:rPr>
          <w:lang w:eastAsia="ru-RU"/>
        </w:rPr>
        <w:t xml:space="preserve">и связь с сервером приложения </w:t>
      </w:r>
      <w:r w:rsidR="00B36B4E">
        <w:rPr>
          <w:lang w:val="en-US" w:eastAsia="ru-RU"/>
        </w:rPr>
        <w:t>UnicChat</w:t>
      </w:r>
      <w:r w:rsidR="00B36B4E" w:rsidRPr="00B36B4E">
        <w:rPr>
          <w:lang w:eastAsia="ru-RU"/>
        </w:rPr>
        <w:t xml:space="preserve"> </w:t>
      </w:r>
      <w:r w:rsidR="00B36B4E">
        <w:rPr>
          <w:lang w:eastAsia="ru-RU"/>
        </w:rPr>
        <w:t>вашего рабочего пространства для доступа к данным пользователя из мобильного клиента.</w:t>
      </w:r>
    </w:p>
    <w:p w:rsidR="00996664" w:rsidRPr="00996664" w:rsidRDefault="00996664" w:rsidP="00996664">
      <w:pPr>
        <w:pStyle w:val="a8"/>
        <w:numPr>
          <w:ilvl w:val="0"/>
          <w:numId w:val="60"/>
        </w:numPr>
        <w:rPr>
          <w:lang w:eastAsia="ru-RU"/>
        </w:rPr>
      </w:pPr>
      <w:r w:rsidRPr="00996664">
        <w:rPr>
          <w:lang w:eastAsia="ru-RU"/>
        </w:rPr>
        <w:t>"Стелс" режим</w:t>
      </w:r>
      <w:r w:rsidR="0082194A">
        <w:rPr>
          <w:lang w:eastAsia="ru-RU"/>
        </w:rPr>
        <w:t xml:space="preserve"> - включение данного параметра активирует проверку связи с сервером приложения </w:t>
      </w:r>
      <w:r w:rsidR="0082194A">
        <w:rPr>
          <w:lang w:val="en-US" w:eastAsia="ru-RU"/>
        </w:rPr>
        <w:t>UnicChat</w:t>
      </w:r>
      <w:r w:rsidR="0082194A" w:rsidRPr="00B36B4E">
        <w:rPr>
          <w:lang w:eastAsia="ru-RU"/>
        </w:rPr>
        <w:t xml:space="preserve"> </w:t>
      </w:r>
      <w:r w:rsidR="0082194A">
        <w:rPr>
          <w:lang w:eastAsia="ru-RU"/>
        </w:rPr>
        <w:t xml:space="preserve">вашего рабочего пространства в заданном временном диапазоне в секундах. Отсутствие связи с сервером в течении указанного времени приведёт к деавторизации мобильного </w:t>
      </w:r>
      <w:r w:rsidR="00401619">
        <w:rPr>
          <w:lang w:eastAsia="ru-RU"/>
        </w:rPr>
        <w:t>клиента и удалению всех связанных с ним данных с мобильного устройства пользователя.</w:t>
      </w:r>
    </w:p>
    <w:p w:rsidR="00980A8F" w:rsidRDefault="00980A8F" w:rsidP="00980A8F">
      <w:pPr>
        <w:pStyle w:val="Heading2v2"/>
        <w:ind w:left="426"/>
        <w:rPr>
          <w:rFonts w:eastAsia="Times New Roman"/>
          <w:lang w:eastAsia="ru-RU"/>
        </w:rPr>
      </w:pPr>
      <w:bookmarkStart w:id="41" w:name="_Toc234250432"/>
      <w:r>
        <w:rPr>
          <w:rFonts w:eastAsia="Times New Roman"/>
          <w:lang w:eastAsia="ru-RU"/>
        </w:rPr>
        <w:t>Почтовые ящики</w:t>
      </w:r>
      <w:bookmarkEnd w:id="41"/>
    </w:p>
    <w:p w:rsidR="00980A8F" w:rsidRDefault="00B86140" w:rsidP="00980A8F">
      <w:pPr>
        <w:ind w:left="360"/>
        <w:rPr>
          <w:lang w:eastAsia="ru-RU"/>
        </w:rPr>
      </w:pPr>
      <w:r>
        <w:rPr>
          <w:lang w:eastAsia="ru-RU"/>
        </w:rPr>
        <w:t xml:space="preserve">Раздел предоставляет доступ к созданию почтовых ящиков, которые буду связаны с учётными записями пользователей </w:t>
      </w:r>
      <w:r w:rsidR="00967314">
        <w:rPr>
          <w:lang w:eastAsia="ru-RU"/>
        </w:rPr>
        <w:t xml:space="preserve">с ролью </w:t>
      </w:r>
      <w:r w:rsidR="00967314">
        <w:rPr>
          <w:b/>
          <w:lang w:eastAsia="ru-RU"/>
        </w:rPr>
        <w:t xml:space="preserve">агент </w:t>
      </w:r>
      <w:r w:rsidR="00967314">
        <w:rPr>
          <w:lang w:eastAsia="ru-RU"/>
        </w:rPr>
        <w:t xml:space="preserve">вашего </w:t>
      </w:r>
      <w:r>
        <w:rPr>
          <w:lang w:eastAsia="ru-RU"/>
        </w:rPr>
        <w:t>рабочего пространства для отправки почты напрямую из рабочего пространства.</w:t>
      </w:r>
      <w:r w:rsidR="00980A8F" w:rsidRPr="00581589">
        <w:rPr>
          <w:lang w:eastAsia="ru-RU"/>
        </w:rPr>
        <w:t xml:space="preserve"> Чтобы получить доступ к этому меню, перейдите в </w:t>
      </w:r>
      <w:r w:rsidR="00980A8F" w:rsidRPr="00581589">
        <w:rPr>
          <w:b/>
          <w:bCs/>
          <w:lang w:eastAsia="ru-RU"/>
        </w:rPr>
        <w:t>Администрирование</w:t>
      </w:r>
      <w:r w:rsidR="00980A8F" w:rsidRPr="00581589">
        <w:rPr>
          <w:lang w:eastAsia="ru-RU"/>
        </w:rPr>
        <w:t xml:space="preserve"> &gt; </w:t>
      </w:r>
      <w:r w:rsidR="00F5176A">
        <w:rPr>
          <w:b/>
          <w:bCs/>
          <w:lang w:eastAsia="ru-RU"/>
        </w:rPr>
        <w:t xml:space="preserve"> Почтовые ящики</w:t>
      </w:r>
      <w:r w:rsidR="00980A8F" w:rsidRPr="00581589">
        <w:rPr>
          <w:lang w:eastAsia="ru-RU"/>
        </w:rPr>
        <w:t>.</w:t>
      </w:r>
    </w:p>
    <w:p w:rsidR="00842211" w:rsidRDefault="00842211" w:rsidP="00980A8F">
      <w:pPr>
        <w:ind w:left="360"/>
        <w:rPr>
          <w:lang w:eastAsia="ru-RU"/>
        </w:rPr>
      </w:pPr>
      <w:r w:rsidRPr="00842211">
        <w:rPr>
          <w:lang w:eastAsia="ru-RU"/>
        </w:rPr>
        <w:t>После успешной настройки почтового ящика все новые полученные письма</w:t>
      </w:r>
      <w:r>
        <w:rPr>
          <w:lang w:eastAsia="ru-RU"/>
        </w:rPr>
        <w:t xml:space="preserve"> будут отображаться</w:t>
      </w:r>
      <w:r w:rsidRPr="00842211">
        <w:rPr>
          <w:lang w:eastAsia="ru-RU"/>
        </w:rPr>
        <w:t xml:space="preserve"> в рабочем пространстве. </w:t>
      </w:r>
      <w:r>
        <w:rPr>
          <w:lang w:eastAsia="ru-RU"/>
        </w:rPr>
        <w:t>Пользователи могут</w:t>
      </w:r>
      <w:r w:rsidRPr="00842211">
        <w:rPr>
          <w:lang w:eastAsia="ru-RU"/>
        </w:rPr>
        <w:t xml:space="preserve"> просматривать и отвечать на эти письма из своего рабочего простра</w:t>
      </w:r>
      <w:r>
        <w:rPr>
          <w:lang w:eastAsia="ru-RU"/>
        </w:rPr>
        <w:t>нства.</w:t>
      </w:r>
    </w:p>
    <w:p w:rsidR="00530983" w:rsidRPr="009D4CCC" w:rsidRDefault="00980A8F" w:rsidP="00530983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color w:val="1F4E79" w:themeColor="accent1" w:themeShade="80"/>
          <w:lang w:eastAsia="ru-RU"/>
        </w:rPr>
        <w:t xml:space="preserve"> </w:t>
      </w:r>
      <w:bookmarkStart w:id="42" w:name="_Toc234250433"/>
      <w:r w:rsidR="00530983"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Ответ на входящие сообщения</w:t>
      </w:r>
      <w:bookmarkEnd w:id="42"/>
    </w:p>
    <w:p w:rsidR="00B96540" w:rsidRPr="00B96540" w:rsidRDefault="00B96540" w:rsidP="00B96540">
      <w:pPr>
        <w:ind w:left="360"/>
        <w:rPr>
          <w:lang w:eastAsia="ru-RU"/>
        </w:rPr>
      </w:pPr>
      <w:r w:rsidRPr="00B96540">
        <w:rPr>
          <w:lang w:eastAsia="ru-RU"/>
        </w:rPr>
        <w:t>Как только ваш контакт отправит электронное письмо, оно появится в разделе </w:t>
      </w:r>
      <w:r w:rsidRPr="00B96540">
        <w:rPr>
          <w:b/>
          <w:bCs/>
          <w:lang w:eastAsia="ru-RU"/>
        </w:rPr>
        <w:t>«Чаты в процессе»</w:t>
      </w:r>
      <w:r w:rsidRPr="00B96540">
        <w:rPr>
          <w:lang w:eastAsia="ru-RU"/>
        </w:rPr>
        <w:t>.</w:t>
      </w:r>
    </w:p>
    <w:p w:rsidR="00530983" w:rsidRPr="00530983" w:rsidRDefault="00B96540" w:rsidP="00967314">
      <w:pPr>
        <w:ind w:left="360"/>
        <w:rPr>
          <w:lang w:eastAsia="ru-RU"/>
        </w:rPr>
      </w:pPr>
      <w:r w:rsidRPr="00B96540">
        <w:rPr>
          <w:lang w:eastAsia="ru-RU"/>
        </w:rPr>
        <w:lastRenderedPageBreak/>
        <w:t>Нажмите на чат, чтобы открыть его. Нажмите </w:t>
      </w:r>
      <w:r w:rsidRPr="00B96540">
        <w:rPr>
          <w:b/>
          <w:bCs/>
          <w:lang w:eastAsia="ru-RU"/>
        </w:rPr>
        <w:t>«Ответить по электронной почте»,</w:t>
      </w:r>
      <w:r>
        <w:rPr>
          <w:lang w:eastAsia="ru-RU"/>
        </w:rPr>
        <w:t> введите сообщение и нажмите «</w:t>
      </w:r>
      <w:r w:rsidRPr="00B96540">
        <w:rPr>
          <w:b/>
          <w:bCs/>
          <w:lang w:eastAsia="ru-RU"/>
        </w:rPr>
        <w:t>Отправить»</w:t>
      </w:r>
      <w:r w:rsidRPr="00B96540">
        <w:rPr>
          <w:lang w:eastAsia="ru-RU"/>
        </w:rPr>
        <w:t>. Ваш контакт получит ответ на свой адрес электронной почты.</w:t>
      </w:r>
    </w:p>
    <w:p w:rsidR="00980A8F" w:rsidRPr="009D4CCC" w:rsidRDefault="00967314" w:rsidP="00967314">
      <w:pPr>
        <w:pStyle w:val="Heading2v2"/>
        <w:numPr>
          <w:ilvl w:val="1"/>
          <w:numId w:val="1"/>
        </w:numPr>
        <w:rPr>
          <w:rFonts w:eastAsia="Times New Roman"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43" w:name="_Toc234250434"/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>Приглашение пользователя в почтовый ящик электронной почты</w:t>
      </w:r>
      <w:bookmarkEnd w:id="43"/>
    </w:p>
    <w:p w:rsidR="00980A8F" w:rsidRDefault="00967314" w:rsidP="00980A8F">
      <w:pPr>
        <w:ind w:left="360"/>
        <w:rPr>
          <w:lang w:eastAsia="ru-RU"/>
        </w:rPr>
      </w:pPr>
      <w:r w:rsidRPr="00967314">
        <w:rPr>
          <w:lang w:eastAsia="ru-RU"/>
        </w:rPr>
        <w:t>Предположим, вам нужна помощь с определенным электронным письмом, вы мо</w:t>
      </w:r>
      <w:r>
        <w:rPr>
          <w:lang w:eastAsia="ru-RU"/>
        </w:rPr>
        <w:t>жете пригласить своего коллегу-</w:t>
      </w:r>
      <w:r w:rsidRPr="00967314">
        <w:rPr>
          <w:b/>
          <w:bCs/>
          <w:lang w:eastAsia="ru-RU"/>
        </w:rPr>
        <w:t>агента</w:t>
      </w:r>
      <w:r w:rsidRPr="00967314">
        <w:rPr>
          <w:lang w:eastAsia="ru-RU"/>
        </w:rPr>
        <w:t> на этот канал, используя /invite @</w:t>
      </w:r>
      <w:r w:rsidR="00E74607">
        <w:rPr>
          <w:lang w:eastAsia="ru-RU"/>
        </w:rPr>
        <w:t>имяпользователя</w:t>
      </w:r>
      <w:r w:rsidRPr="00967314">
        <w:rPr>
          <w:lang w:eastAsia="ru-RU"/>
        </w:rPr>
        <w:t>.</w:t>
      </w:r>
    </w:p>
    <w:p w:rsidR="000942CC" w:rsidRPr="00711681" w:rsidRDefault="000942CC" w:rsidP="00980A8F">
      <w:pPr>
        <w:ind w:left="360"/>
        <w:rPr>
          <w:lang w:eastAsia="ru-RU"/>
        </w:rPr>
      </w:pPr>
      <w:r w:rsidRPr="000942CC">
        <w:rPr>
          <w:lang w:eastAsia="ru-RU"/>
        </w:rPr>
        <w:t xml:space="preserve">Как только агента приглашают в почтовый ящик, он получает доступ ко всем предыдущим </w:t>
      </w:r>
      <w:r>
        <w:rPr>
          <w:lang w:eastAsia="ru-RU"/>
        </w:rPr>
        <w:t>переписками этого почтового ящика</w:t>
      </w:r>
      <w:r w:rsidRPr="000942CC">
        <w:rPr>
          <w:lang w:eastAsia="ru-RU"/>
        </w:rPr>
        <w:t xml:space="preserve">. Вы также можете вести внутренние разговоры с вашим коллегой-агентом </w:t>
      </w:r>
      <w:r>
        <w:rPr>
          <w:lang w:eastAsia="ru-RU"/>
        </w:rPr>
        <w:t>в</w:t>
      </w:r>
      <w:r w:rsidRPr="000942CC">
        <w:rPr>
          <w:lang w:eastAsia="ru-RU"/>
        </w:rPr>
        <w:t xml:space="preserve"> том же канале.</w:t>
      </w:r>
    </w:p>
    <w:p w:rsidR="00807AAA" w:rsidRPr="009D4CCC" w:rsidRDefault="00807AAA" w:rsidP="00807AAA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44" w:name="_Toc234250435"/>
      <w:r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Ответить на электронное письмо с вложением</w:t>
      </w:r>
      <w:bookmarkEnd w:id="44"/>
    </w:p>
    <w:p w:rsidR="00807AAA" w:rsidRPr="00807AAA" w:rsidRDefault="00807AAA" w:rsidP="00807AAA">
      <w:pPr>
        <w:ind w:left="360"/>
        <w:rPr>
          <w:lang w:eastAsia="ru-RU"/>
        </w:rPr>
      </w:pPr>
      <w:r w:rsidRPr="00807AAA">
        <w:rPr>
          <w:lang w:eastAsia="ru-RU"/>
        </w:rPr>
        <w:t>Чтобы ответить на</w:t>
      </w:r>
      <w:r>
        <w:rPr>
          <w:lang w:eastAsia="ru-RU"/>
        </w:rPr>
        <w:t xml:space="preserve"> электронное письмо с вложением</w:t>
      </w:r>
      <w:r w:rsidRPr="00807AAA">
        <w:rPr>
          <w:lang w:eastAsia="ru-RU"/>
        </w:rPr>
        <w:t>:</w:t>
      </w:r>
    </w:p>
    <w:p w:rsidR="00807AAA" w:rsidRPr="00807AAA" w:rsidRDefault="00807AAA" w:rsidP="00BD7BC2">
      <w:pPr>
        <w:numPr>
          <w:ilvl w:val="0"/>
          <w:numId w:val="31"/>
        </w:numPr>
        <w:rPr>
          <w:lang w:eastAsia="ru-RU"/>
        </w:rPr>
      </w:pPr>
      <w:r w:rsidRPr="00807AAA">
        <w:rPr>
          <w:lang w:eastAsia="ru-RU"/>
        </w:rPr>
        <w:t>Нажмите </w:t>
      </w:r>
      <w:r w:rsidRPr="00807AAA">
        <w:rPr>
          <w:b/>
          <w:bCs/>
          <w:lang w:eastAsia="ru-RU"/>
        </w:rPr>
        <w:t>«Ответить по электронной почте»</w:t>
      </w:r>
      <w:r w:rsidRPr="00807AAA">
        <w:rPr>
          <w:lang w:eastAsia="ru-RU"/>
        </w:rPr>
        <w:t>, затем загрузите файл</w:t>
      </w:r>
      <w:r>
        <w:rPr>
          <w:lang w:eastAsia="ru-RU"/>
        </w:rPr>
        <w:t>-вложение</w:t>
      </w:r>
      <w:r w:rsidRPr="00807AAA">
        <w:rPr>
          <w:lang w:eastAsia="ru-RU"/>
        </w:rPr>
        <w:t>.</w:t>
      </w:r>
    </w:p>
    <w:p w:rsidR="00807AAA" w:rsidRPr="00807AAA" w:rsidRDefault="00807AAA" w:rsidP="00BD7BC2">
      <w:pPr>
        <w:numPr>
          <w:ilvl w:val="0"/>
          <w:numId w:val="31"/>
        </w:numPr>
        <w:rPr>
          <w:lang w:eastAsia="ru-RU"/>
        </w:rPr>
      </w:pPr>
      <w:r w:rsidRPr="00807AAA">
        <w:rPr>
          <w:lang w:eastAsia="ru-RU"/>
        </w:rPr>
        <w:t>Нажмите </w:t>
      </w:r>
      <w:r w:rsidRPr="00807AAA">
        <w:rPr>
          <w:b/>
          <w:bCs/>
          <w:lang w:eastAsia="ru-RU"/>
        </w:rPr>
        <w:t>Отправить по электронной почте как вложение</w:t>
      </w:r>
      <w:r w:rsidRPr="00807AAA">
        <w:rPr>
          <w:lang w:eastAsia="ru-RU"/>
        </w:rPr>
        <w:t>.</w:t>
      </w:r>
    </w:p>
    <w:p w:rsidR="00980A8F" w:rsidRDefault="00980A8F" w:rsidP="00A437BF">
      <w:pPr>
        <w:ind w:left="360"/>
        <w:rPr>
          <w:lang w:eastAsia="ru-RU"/>
        </w:rPr>
      </w:pPr>
    </w:p>
    <w:p w:rsidR="00D74150" w:rsidRPr="00D74150" w:rsidRDefault="00D74150" w:rsidP="00D74150">
      <w:pPr>
        <w:pStyle w:val="Heading2v2"/>
        <w:ind w:left="426"/>
        <w:rPr>
          <w:rFonts w:eastAsia="Times New Roman"/>
          <w:bCs/>
          <w:lang w:eastAsia="ru-RU"/>
        </w:rPr>
      </w:pPr>
      <w:bookmarkStart w:id="45" w:name="_Toc234250436"/>
      <w:r w:rsidRPr="00D74150">
        <w:rPr>
          <w:rFonts w:eastAsia="Times New Roman"/>
          <w:bCs/>
          <w:lang w:eastAsia="ru-RU"/>
        </w:rPr>
        <w:t>Вход через сторонние сервисы</w:t>
      </w:r>
      <w:bookmarkEnd w:id="45"/>
    </w:p>
    <w:p w:rsidR="0016758C" w:rsidRDefault="001C71EE" w:rsidP="0016758C">
      <w:pPr>
        <w:ind w:left="360"/>
        <w:rPr>
          <w:lang w:eastAsia="ru-RU"/>
        </w:rPr>
      </w:pPr>
      <w:r w:rsidRPr="001C71EE">
        <w:rPr>
          <w:b/>
          <w:bCs/>
          <w:lang w:eastAsia="ru-RU"/>
        </w:rPr>
        <w:t xml:space="preserve">Вход через сторонние сервисы </w:t>
      </w:r>
      <w:r>
        <w:rPr>
          <w:lang w:val="en-US" w:eastAsia="ru-RU"/>
        </w:rPr>
        <w:t>UnicChat</w:t>
      </w:r>
      <w:r w:rsidRPr="001C71EE">
        <w:rPr>
          <w:lang w:eastAsia="ru-RU"/>
        </w:rPr>
        <w:t> позволяет вам получать доступ к пользовательским приложениям</w:t>
      </w:r>
      <w:r w:rsidR="0085045D" w:rsidRPr="0085045D">
        <w:rPr>
          <w:lang w:eastAsia="ru-RU"/>
        </w:rPr>
        <w:t xml:space="preserve"> </w:t>
      </w:r>
      <w:r w:rsidR="0085045D">
        <w:rPr>
          <w:lang w:eastAsia="ru-RU"/>
        </w:rPr>
        <w:t>или данным внешних сервисов</w:t>
      </w:r>
      <w:r w:rsidRPr="001C71EE">
        <w:rPr>
          <w:lang w:eastAsia="ru-RU"/>
        </w:rPr>
        <w:t xml:space="preserve"> через OAuth</w:t>
      </w:r>
      <w:r w:rsidR="005D35FD">
        <w:rPr>
          <w:lang w:eastAsia="ru-RU"/>
        </w:rPr>
        <w:t xml:space="preserve"> </w:t>
      </w:r>
      <w:r w:rsidR="005D35FD">
        <w:rPr>
          <w:lang w:val="en-US" w:eastAsia="ru-RU"/>
        </w:rPr>
        <w:t>v</w:t>
      </w:r>
      <w:r w:rsidR="005D35FD" w:rsidRPr="0085045D">
        <w:rPr>
          <w:lang w:eastAsia="ru-RU"/>
        </w:rPr>
        <w:t>2</w:t>
      </w:r>
      <w:r w:rsidRPr="001C71EE">
        <w:rPr>
          <w:lang w:eastAsia="ru-RU"/>
        </w:rPr>
        <w:t xml:space="preserve">, используя ваш аккаунт </w:t>
      </w:r>
      <w:r>
        <w:rPr>
          <w:lang w:val="en-US" w:eastAsia="ru-RU"/>
        </w:rPr>
        <w:t>UnicChat</w:t>
      </w:r>
      <w:r w:rsidRPr="001C71EE">
        <w:rPr>
          <w:lang w:eastAsia="ru-RU"/>
        </w:rPr>
        <w:t xml:space="preserve">. Например, вы можете входить на платформы, используя ваши учетные данные </w:t>
      </w:r>
      <w:r>
        <w:rPr>
          <w:lang w:val="en-US" w:eastAsia="ru-RU"/>
        </w:rPr>
        <w:t>UnicChat</w:t>
      </w:r>
      <w:r w:rsidRPr="001C71EE">
        <w:rPr>
          <w:lang w:eastAsia="ru-RU"/>
        </w:rPr>
        <w:t>. Вы можете добавлять и просматривать сторонние приложения входа, связанные с вашим рабочим пространством.</w:t>
      </w:r>
    </w:p>
    <w:p w:rsidR="00B73EC7" w:rsidRPr="00B73EC7" w:rsidRDefault="00B73EC7" w:rsidP="0016758C">
      <w:pPr>
        <w:ind w:left="360"/>
        <w:rPr>
          <w:lang w:eastAsia="ru-RU"/>
        </w:rPr>
      </w:pPr>
      <w:r>
        <w:rPr>
          <w:bCs/>
          <w:lang w:eastAsia="ru-RU"/>
        </w:rPr>
        <w:t xml:space="preserve">Для получения сведений о реализации подключения внешних источников для ваших конечных точек </w:t>
      </w:r>
      <w:r>
        <w:rPr>
          <w:bCs/>
          <w:lang w:val="en-US" w:eastAsia="ru-RU"/>
        </w:rPr>
        <w:t>OAuth</w:t>
      </w:r>
      <w:r w:rsidRPr="00B73EC7">
        <w:rPr>
          <w:bCs/>
          <w:lang w:eastAsia="ru-RU"/>
        </w:rPr>
        <w:t xml:space="preserve"> </w:t>
      </w:r>
      <w:r>
        <w:rPr>
          <w:bCs/>
          <w:lang w:val="en-US" w:eastAsia="ru-RU"/>
        </w:rPr>
        <w:t>v</w:t>
      </w:r>
      <w:r w:rsidRPr="00B73EC7">
        <w:rPr>
          <w:bCs/>
          <w:lang w:eastAsia="ru-RU"/>
        </w:rPr>
        <w:t xml:space="preserve">2 </w:t>
      </w:r>
      <w:r>
        <w:rPr>
          <w:bCs/>
          <w:lang w:eastAsia="ru-RU"/>
        </w:rPr>
        <w:t>необходимо обратиться к документации требуемого сервиса</w:t>
      </w:r>
      <w:r w:rsidR="00063D64">
        <w:rPr>
          <w:bCs/>
          <w:lang w:eastAsia="ru-RU"/>
        </w:rPr>
        <w:t xml:space="preserve"> </w:t>
      </w:r>
      <w:r w:rsidR="00063D64" w:rsidRPr="00063D64">
        <w:rPr>
          <w:bCs/>
          <w:lang w:eastAsia="ru-RU"/>
        </w:rPr>
        <w:t>OAuth</w:t>
      </w:r>
      <w:r w:rsidR="00063D64">
        <w:rPr>
          <w:bCs/>
          <w:lang w:eastAsia="ru-RU"/>
        </w:rPr>
        <w:t xml:space="preserve"> </w:t>
      </w:r>
      <w:r w:rsidR="00063D64">
        <w:rPr>
          <w:bCs/>
          <w:lang w:val="en-US" w:eastAsia="ru-RU"/>
        </w:rPr>
        <w:t>v</w:t>
      </w:r>
      <w:r w:rsidR="00063D64" w:rsidRPr="00063D64">
        <w:rPr>
          <w:bCs/>
          <w:lang w:eastAsia="ru-RU"/>
        </w:rPr>
        <w:t>2</w:t>
      </w:r>
    </w:p>
    <w:p w:rsidR="006B7646" w:rsidRPr="009D4CCC" w:rsidRDefault="006B7646" w:rsidP="006B7646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46" w:name="_Toc234250437"/>
      <w:r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Добавить новое п</w:t>
      </w:r>
      <w:r w:rsidR="00207AA8"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одключение</w:t>
      </w:r>
      <w:bookmarkEnd w:id="46"/>
    </w:p>
    <w:p w:rsidR="00207AA8" w:rsidRPr="00207AA8" w:rsidRDefault="00207AA8" w:rsidP="00207AA8">
      <w:pPr>
        <w:rPr>
          <w:lang w:eastAsia="ru-RU"/>
        </w:rPr>
      </w:pPr>
      <w:r w:rsidRPr="00207AA8">
        <w:rPr>
          <w:lang w:eastAsia="ru-RU"/>
        </w:rPr>
        <w:t xml:space="preserve">Чтобы добавить новое </w:t>
      </w:r>
      <w:r w:rsidRPr="00063D64">
        <w:rPr>
          <w:bCs/>
          <w:lang w:eastAsia="ru-RU"/>
        </w:rPr>
        <w:t>OAuth</w:t>
      </w:r>
      <w:r>
        <w:rPr>
          <w:bCs/>
          <w:lang w:eastAsia="ru-RU"/>
        </w:rPr>
        <w:t xml:space="preserve"> </w:t>
      </w:r>
      <w:r>
        <w:rPr>
          <w:bCs/>
          <w:lang w:val="en-US" w:eastAsia="ru-RU"/>
        </w:rPr>
        <w:t>v</w:t>
      </w:r>
      <w:r w:rsidRPr="00063D64">
        <w:rPr>
          <w:bCs/>
          <w:lang w:eastAsia="ru-RU"/>
        </w:rPr>
        <w:t>2</w:t>
      </w:r>
      <w:r w:rsidRPr="00207AA8">
        <w:rPr>
          <w:bCs/>
          <w:lang w:eastAsia="ru-RU"/>
        </w:rPr>
        <w:t xml:space="preserve"> </w:t>
      </w:r>
      <w:r w:rsidRPr="00207AA8">
        <w:rPr>
          <w:lang w:eastAsia="ru-RU"/>
        </w:rPr>
        <w:t>п</w:t>
      </w:r>
      <w:r>
        <w:rPr>
          <w:lang w:eastAsia="ru-RU"/>
        </w:rPr>
        <w:t>одключение</w:t>
      </w:r>
      <w:r w:rsidRPr="00207AA8">
        <w:rPr>
          <w:lang w:eastAsia="ru-RU"/>
        </w:rPr>
        <w:t xml:space="preserve"> в рабочее пространство </w:t>
      </w:r>
      <w:r>
        <w:rPr>
          <w:lang w:val="en-US" w:eastAsia="ru-RU"/>
        </w:rPr>
        <w:t>UnicChat</w:t>
      </w:r>
      <w:r w:rsidRPr="00207AA8">
        <w:rPr>
          <w:lang w:eastAsia="ru-RU"/>
        </w:rPr>
        <w:t>, выполните следующие действия:</w:t>
      </w:r>
    </w:p>
    <w:p w:rsidR="00207AA8" w:rsidRPr="00207AA8" w:rsidRDefault="00207AA8" w:rsidP="00BD7BC2">
      <w:pPr>
        <w:numPr>
          <w:ilvl w:val="0"/>
          <w:numId w:val="32"/>
        </w:numPr>
        <w:rPr>
          <w:lang w:eastAsia="ru-RU"/>
        </w:rPr>
      </w:pPr>
      <w:r w:rsidRPr="00207AA8">
        <w:rPr>
          <w:lang w:eastAsia="ru-RU"/>
        </w:rPr>
        <w:t>Перейдите в </w:t>
      </w:r>
      <w:r w:rsidRPr="00207AA8">
        <w:rPr>
          <w:b/>
          <w:bCs/>
          <w:lang w:eastAsia="ru-RU"/>
        </w:rPr>
        <w:t>раздел Администрирование</w:t>
      </w:r>
      <w:r w:rsidRPr="00207AA8">
        <w:rPr>
          <w:lang w:eastAsia="ru-RU"/>
        </w:rPr>
        <w:t xml:space="preserve"> &gt; </w:t>
      </w:r>
      <w:r w:rsidRPr="00207AA8">
        <w:rPr>
          <w:b/>
          <w:bCs/>
          <w:lang w:eastAsia="ru-RU"/>
        </w:rPr>
        <w:t>Вход через сторонние сервисы</w:t>
      </w:r>
      <w:r w:rsidRPr="00207AA8">
        <w:rPr>
          <w:lang w:eastAsia="ru-RU"/>
        </w:rPr>
        <w:t>, чтобы получить доступ к вкладке входа через сторонние учетные записи </w:t>
      </w:r>
      <w:r w:rsidRPr="00207AA8">
        <w:rPr>
          <w:b/>
          <w:bCs/>
          <w:lang w:eastAsia="ru-RU"/>
        </w:rPr>
        <w:t>.</w:t>
      </w:r>
    </w:p>
    <w:p w:rsidR="00207AA8" w:rsidRPr="00207AA8" w:rsidRDefault="00207AA8" w:rsidP="00BD7BC2">
      <w:pPr>
        <w:numPr>
          <w:ilvl w:val="0"/>
          <w:numId w:val="32"/>
        </w:numPr>
        <w:rPr>
          <w:lang w:eastAsia="ru-RU"/>
        </w:rPr>
      </w:pPr>
      <w:r w:rsidRPr="00207AA8">
        <w:rPr>
          <w:lang w:eastAsia="ru-RU"/>
        </w:rPr>
        <w:t>Нажмите </w:t>
      </w:r>
      <w:r w:rsidRPr="00207AA8">
        <w:rPr>
          <w:b/>
          <w:bCs/>
          <w:lang w:eastAsia="ru-RU"/>
        </w:rPr>
        <w:t>«Новое приложение»</w:t>
      </w:r>
      <w:r w:rsidRPr="00207AA8">
        <w:rPr>
          <w:lang w:eastAsia="ru-RU"/>
        </w:rPr>
        <w:t> в правом верхнем углу.</w:t>
      </w:r>
    </w:p>
    <w:p w:rsidR="00207AA8" w:rsidRPr="00207AA8" w:rsidRDefault="00207AA8" w:rsidP="00BD7BC2">
      <w:pPr>
        <w:numPr>
          <w:ilvl w:val="0"/>
          <w:numId w:val="32"/>
        </w:numPr>
        <w:rPr>
          <w:lang w:eastAsia="ru-RU"/>
        </w:rPr>
      </w:pPr>
      <w:r w:rsidRPr="00207AA8">
        <w:rPr>
          <w:lang w:eastAsia="ru-RU"/>
        </w:rPr>
        <w:t>Введите следующие данные приложения:</w:t>
      </w:r>
    </w:p>
    <w:p w:rsidR="00207AA8" w:rsidRPr="00207AA8" w:rsidRDefault="00574B88" w:rsidP="00BD7BC2">
      <w:pPr>
        <w:numPr>
          <w:ilvl w:val="1"/>
          <w:numId w:val="32"/>
        </w:numPr>
        <w:rPr>
          <w:lang w:eastAsia="ru-RU"/>
        </w:rPr>
      </w:pPr>
      <w:r>
        <w:rPr>
          <w:b/>
          <w:bCs/>
          <w:lang w:eastAsia="ru-RU"/>
        </w:rPr>
        <w:t>Активность</w:t>
      </w:r>
      <w:r w:rsidR="00207AA8" w:rsidRPr="00207AA8">
        <w:rPr>
          <w:lang w:eastAsia="ru-RU"/>
        </w:rPr>
        <w:t>: включите этот параметр, чтобы активировать приложение.</w:t>
      </w:r>
    </w:p>
    <w:p w:rsidR="00207AA8" w:rsidRPr="00207AA8" w:rsidRDefault="00207AA8" w:rsidP="00BD7BC2">
      <w:pPr>
        <w:numPr>
          <w:ilvl w:val="1"/>
          <w:numId w:val="32"/>
        </w:numPr>
        <w:rPr>
          <w:lang w:eastAsia="ru-RU"/>
        </w:rPr>
      </w:pPr>
      <w:r w:rsidRPr="00207AA8">
        <w:rPr>
          <w:b/>
          <w:bCs/>
          <w:lang w:eastAsia="ru-RU"/>
        </w:rPr>
        <w:t>Имя приложения</w:t>
      </w:r>
      <w:r w:rsidRPr="00207AA8">
        <w:rPr>
          <w:lang w:eastAsia="ru-RU"/>
        </w:rPr>
        <w:t>: Имя приложения. Оно будет отображаться вашим пользователям. Например, Zapier login.</w:t>
      </w:r>
    </w:p>
    <w:p w:rsidR="00207AA8" w:rsidRPr="00207AA8" w:rsidRDefault="00C7163D" w:rsidP="00BD7BC2">
      <w:pPr>
        <w:numPr>
          <w:ilvl w:val="1"/>
          <w:numId w:val="32"/>
        </w:numPr>
        <w:rPr>
          <w:lang w:eastAsia="ru-RU"/>
        </w:rPr>
      </w:pPr>
      <w:r w:rsidRPr="002023CF">
        <w:rPr>
          <w:b/>
          <w:bCs/>
          <w:lang w:eastAsia="ru-RU"/>
        </w:rPr>
        <w:t>UR</w:t>
      </w:r>
      <w:r>
        <w:rPr>
          <w:b/>
          <w:bCs/>
          <w:lang w:val="en-US" w:eastAsia="ru-RU"/>
        </w:rPr>
        <w:t>L</w:t>
      </w:r>
      <w:r>
        <w:rPr>
          <w:b/>
          <w:bCs/>
          <w:lang w:eastAsia="ru-RU"/>
        </w:rPr>
        <w:t xml:space="preserve"> Перенаправления</w:t>
      </w:r>
      <w:r w:rsidR="00207AA8" w:rsidRPr="00207AA8">
        <w:rPr>
          <w:lang w:eastAsia="ru-RU"/>
        </w:rPr>
        <w:t>: После аутентификации OAuth2 пользователи будут перенаправлены на URL-адрес в этом списке. Вы можете добавить один URL-адрес на строку.</w:t>
      </w:r>
    </w:p>
    <w:p w:rsidR="00207AA8" w:rsidRPr="00207AA8" w:rsidRDefault="00207AA8" w:rsidP="00BD7BC2">
      <w:pPr>
        <w:numPr>
          <w:ilvl w:val="0"/>
          <w:numId w:val="32"/>
        </w:numPr>
        <w:rPr>
          <w:lang w:eastAsia="ru-RU"/>
        </w:rPr>
      </w:pPr>
      <w:r w:rsidRPr="00207AA8">
        <w:rPr>
          <w:lang w:eastAsia="ru-RU"/>
        </w:rPr>
        <w:lastRenderedPageBreak/>
        <w:t>Нажмите </w:t>
      </w:r>
      <w:r w:rsidRPr="00207AA8">
        <w:rPr>
          <w:b/>
          <w:bCs/>
          <w:lang w:eastAsia="ru-RU"/>
        </w:rPr>
        <w:t>«Сохранить»</w:t>
      </w:r>
      <w:r w:rsidRPr="00207AA8">
        <w:rPr>
          <w:lang w:eastAsia="ru-RU"/>
        </w:rPr>
        <w:t>.</w:t>
      </w:r>
    </w:p>
    <w:p w:rsidR="00207AA8" w:rsidRPr="006B7646" w:rsidRDefault="00207AA8" w:rsidP="00207AA8">
      <w:pPr>
        <w:rPr>
          <w:lang w:eastAsia="ru-RU"/>
        </w:rPr>
      </w:pPr>
    </w:p>
    <w:p w:rsidR="002023CF" w:rsidRPr="009D4CCC" w:rsidRDefault="002023CF" w:rsidP="002023CF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47" w:name="_Toc234250438"/>
      <w:r w:rsidRPr="009D4CCC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Настройка интеграции</w:t>
      </w:r>
      <w:bookmarkEnd w:id="47"/>
    </w:p>
    <w:p w:rsidR="002023CF" w:rsidRPr="00207AA8" w:rsidRDefault="002023CF" w:rsidP="002023CF">
      <w:pPr>
        <w:rPr>
          <w:lang w:eastAsia="ru-RU"/>
        </w:rPr>
      </w:pPr>
      <w:r w:rsidRPr="00207AA8">
        <w:rPr>
          <w:lang w:eastAsia="ru-RU"/>
        </w:rPr>
        <w:t>Чтобы н</w:t>
      </w:r>
      <w:r>
        <w:rPr>
          <w:lang w:eastAsia="ru-RU"/>
        </w:rPr>
        <w:t>астроить</w:t>
      </w:r>
      <w:r w:rsidRPr="00207AA8">
        <w:rPr>
          <w:lang w:eastAsia="ru-RU"/>
        </w:rPr>
        <w:t xml:space="preserve"> </w:t>
      </w:r>
      <w:r>
        <w:rPr>
          <w:lang w:eastAsia="ru-RU"/>
        </w:rPr>
        <w:t>созданное</w:t>
      </w:r>
      <w:r w:rsidRPr="00207AA8">
        <w:rPr>
          <w:lang w:eastAsia="ru-RU"/>
        </w:rPr>
        <w:t xml:space="preserve"> </w:t>
      </w:r>
      <w:r w:rsidRPr="00063D64">
        <w:rPr>
          <w:bCs/>
          <w:lang w:eastAsia="ru-RU"/>
        </w:rPr>
        <w:t>OAuth</w:t>
      </w:r>
      <w:r>
        <w:rPr>
          <w:bCs/>
          <w:lang w:eastAsia="ru-RU"/>
        </w:rPr>
        <w:t xml:space="preserve"> </w:t>
      </w:r>
      <w:r>
        <w:rPr>
          <w:bCs/>
          <w:lang w:val="en-US" w:eastAsia="ru-RU"/>
        </w:rPr>
        <w:t>v</w:t>
      </w:r>
      <w:r w:rsidRPr="00063D64">
        <w:rPr>
          <w:bCs/>
          <w:lang w:eastAsia="ru-RU"/>
        </w:rPr>
        <w:t>2</w:t>
      </w:r>
      <w:r w:rsidRPr="00207AA8">
        <w:rPr>
          <w:bCs/>
          <w:lang w:eastAsia="ru-RU"/>
        </w:rPr>
        <w:t xml:space="preserve"> </w:t>
      </w:r>
      <w:r w:rsidRPr="00207AA8">
        <w:rPr>
          <w:lang w:eastAsia="ru-RU"/>
        </w:rPr>
        <w:t>п</w:t>
      </w:r>
      <w:r>
        <w:rPr>
          <w:lang w:eastAsia="ru-RU"/>
        </w:rPr>
        <w:t>одключение</w:t>
      </w:r>
      <w:r w:rsidRPr="00207AA8">
        <w:rPr>
          <w:lang w:eastAsia="ru-RU"/>
        </w:rPr>
        <w:t>, выполните следующие действия:</w:t>
      </w:r>
    </w:p>
    <w:p w:rsidR="002023CF" w:rsidRPr="002023CF" w:rsidRDefault="002023CF" w:rsidP="00BD7BC2">
      <w:pPr>
        <w:numPr>
          <w:ilvl w:val="0"/>
          <w:numId w:val="33"/>
        </w:numPr>
        <w:rPr>
          <w:lang w:eastAsia="ru-RU"/>
        </w:rPr>
      </w:pPr>
      <w:r w:rsidRPr="002023CF">
        <w:rPr>
          <w:lang w:eastAsia="ru-RU"/>
        </w:rPr>
        <w:t xml:space="preserve">В рабочей области </w:t>
      </w:r>
      <w:r w:rsidR="0026247A">
        <w:rPr>
          <w:lang w:val="en-US" w:eastAsia="ru-RU"/>
        </w:rPr>
        <w:t>UnicChat</w:t>
      </w:r>
      <w:r w:rsidRPr="002023CF">
        <w:rPr>
          <w:lang w:eastAsia="ru-RU"/>
        </w:rPr>
        <w:t xml:space="preserve"> щелкните созданное вами приложение.  Отображаются значения </w:t>
      </w:r>
      <w:r w:rsidR="00574B88">
        <w:rPr>
          <w:b/>
          <w:bCs/>
          <w:lang w:eastAsia="ru-RU"/>
        </w:rPr>
        <w:t>Активность</w:t>
      </w:r>
      <w:r w:rsidRPr="002023CF">
        <w:rPr>
          <w:lang w:eastAsia="ru-RU"/>
        </w:rPr>
        <w:t>, </w:t>
      </w:r>
      <w:r w:rsidR="00C01EB2">
        <w:rPr>
          <w:b/>
          <w:bCs/>
          <w:lang w:eastAsia="ru-RU"/>
        </w:rPr>
        <w:t>Имя приложения</w:t>
      </w:r>
      <w:r w:rsidRPr="002023CF">
        <w:rPr>
          <w:lang w:eastAsia="ru-RU"/>
        </w:rPr>
        <w:t> и </w:t>
      </w:r>
      <w:r w:rsidRPr="002023CF">
        <w:rPr>
          <w:b/>
          <w:bCs/>
          <w:lang w:eastAsia="ru-RU"/>
        </w:rPr>
        <w:t>UR</w:t>
      </w:r>
      <w:r w:rsidR="00C7163D">
        <w:rPr>
          <w:b/>
          <w:bCs/>
          <w:lang w:val="en-US" w:eastAsia="ru-RU"/>
        </w:rPr>
        <w:t>L</w:t>
      </w:r>
      <w:r w:rsidR="00C7163D">
        <w:rPr>
          <w:b/>
          <w:bCs/>
          <w:lang w:eastAsia="ru-RU"/>
        </w:rPr>
        <w:t xml:space="preserve"> Перенаправления</w:t>
      </w:r>
      <w:r w:rsidRPr="002023CF">
        <w:rPr>
          <w:lang w:eastAsia="ru-RU"/>
        </w:rPr>
        <w:t>. Также отображаются дополнительные поля конфигурации </w:t>
      </w:r>
      <w:r w:rsidRPr="002023CF">
        <w:rPr>
          <w:b/>
          <w:bCs/>
          <w:lang w:eastAsia="ru-RU"/>
        </w:rPr>
        <w:t xml:space="preserve">— </w:t>
      </w:r>
      <w:r w:rsidR="00C01EB2" w:rsidRPr="00C01EB2">
        <w:rPr>
          <w:b/>
          <w:bCs/>
          <w:lang w:eastAsia="ru-RU"/>
        </w:rPr>
        <w:t>Идентификатор клиента</w:t>
      </w:r>
      <w:r w:rsidR="00C01EB2">
        <w:rPr>
          <w:lang w:eastAsia="ru-RU"/>
        </w:rPr>
        <w:t>, </w:t>
      </w:r>
      <w:r w:rsidR="00C01EB2">
        <w:rPr>
          <w:b/>
          <w:bCs/>
          <w:lang w:eastAsia="ru-RU"/>
        </w:rPr>
        <w:t>Секрет клиента</w:t>
      </w:r>
      <w:r w:rsidR="00C01EB2">
        <w:rPr>
          <w:lang w:eastAsia="ru-RU"/>
        </w:rPr>
        <w:t>,</w:t>
      </w:r>
      <w:r w:rsidR="00C01EB2" w:rsidRPr="00C01EB2">
        <w:rPr>
          <w:b/>
          <w:bCs/>
          <w:lang w:eastAsia="ru-RU"/>
        </w:rPr>
        <w:t xml:space="preserve"> URL</w:t>
      </w:r>
      <w:r w:rsidR="00C01EB2">
        <w:rPr>
          <w:b/>
          <w:bCs/>
          <w:lang w:eastAsia="ru-RU"/>
        </w:rPr>
        <w:t xml:space="preserve"> авторизации</w:t>
      </w:r>
      <w:r w:rsidR="00C01EB2">
        <w:rPr>
          <w:lang w:eastAsia="ru-RU"/>
        </w:rPr>
        <w:t xml:space="preserve"> и</w:t>
      </w:r>
      <w:r w:rsidRPr="002023CF">
        <w:rPr>
          <w:lang w:eastAsia="ru-RU"/>
        </w:rPr>
        <w:t> </w:t>
      </w:r>
      <w:r w:rsidRPr="002023CF">
        <w:rPr>
          <w:b/>
          <w:bCs/>
          <w:lang w:eastAsia="ru-RU"/>
        </w:rPr>
        <w:t>URL</w:t>
      </w:r>
      <w:r w:rsidR="00C01EB2" w:rsidRPr="00C01EB2">
        <w:rPr>
          <w:b/>
          <w:bCs/>
          <w:lang w:eastAsia="ru-RU"/>
        </w:rPr>
        <w:t xml:space="preserve"> </w:t>
      </w:r>
      <w:r w:rsidR="00C01EB2">
        <w:rPr>
          <w:b/>
          <w:bCs/>
          <w:lang w:eastAsia="ru-RU"/>
        </w:rPr>
        <w:t>токена доступа</w:t>
      </w:r>
      <w:r w:rsidRPr="002023CF">
        <w:rPr>
          <w:lang w:eastAsia="ru-RU"/>
        </w:rPr>
        <w:t>. Значения заполняются автоматически. Вы можете изменить значения в соответствии со своими требованиями. Обязательно сохраните приложение.</w:t>
      </w:r>
    </w:p>
    <w:p w:rsidR="002023CF" w:rsidRPr="002023CF" w:rsidRDefault="00D10503" w:rsidP="00BD7BC2">
      <w:pPr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Укажите</w:t>
      </w:r>
      <w:r w:rsidR="002023CF" w:rsidRPr="00D10503">
        <w:rPr>
          <w:lang w:eastAsia="ru-RU"/>
        </w:rPr>
        <w:t xml:space="preserve"> </w:t>
      </w:r>
      <w:r w:rsidR="002023CF" w:rsidRPr="002023CF">
        <w:rPr>
          <w:lang w:eastAsia="ru-RU"/>
        </w:rPr>
        <w:t>значения</w:t>
      </w:r>
      <w:r w:rsidR="002023CF" w:rsidRPr="002023CF">
        <w:rPr>
          <w:lang w:val="en-US" w:eastAsia="ru-RU"/>
        </w:rPr>
        <w:t> </w:t>
      </w:r>
      <w:r w:rsidRPr="00C01EB2">
        <w:rPr>
          <w:b/>
          <w:bCs/>
          <w:lang w:eastAsia="ru-RU"/>
        </w:rPr>
        <w:t>Идентификатор клиента</w:t>
      </w:r>
      <w:r>
        <w:rPr>
          <w:lang w:eastAsia="ru-RU"/>
        </w:rPr>
        <w:t>, </w:t>
      </w:r>
      <w:r>
        <w:rPr>
          <w:b/>
          <w:bCs/>
          <w:lang w:eastAsia="ru-RU"/>
        </w:rPr>
        <w:t>Секрет клиента</w:t>
      </w:r>
      <w:r>
        <w:rPr>
          <w:lang w:eastAsia="ru-RU"/>
        </w:rPr>
        <w:t>.</w:t>
      </w:r>
    </w:p>
    <w:p w:rsidR="002023CF" w:rsidRPr="002023CF" w:rsidRDefault="00D9414B" w:rsidP="00BD7BC2">
      <w:pPr>
        <w:numPr>
          <w:ilvl w:val="0"/>
          <w:numId w:val="33"/>
        </w:numPr>
        <w:rPr>
          <w:lang w:eastAsia="ru-RU"/>
        </w:rPr>
      </w:pPr>
      <w:r>
        <w:rPr>
          <w:lang w:eastAsia="ru-RU"/>
        </w:rPr>
        <w:t>укажите</w:t>
      </w:r>
      <w:r w:rsidR="002023CF" w:rsidRPr="002023CF">
        <w:rPr>
          <w:lang w:eastAsia="ru-RU"/>
        </w:rPr>
        <w:t xml:space="preserve"> значения </w:t>
      </w:r>
      <w:r w:rsidR="002023CF" w:rsidRPr="002023CF">
        <w:rPr>
          <w:b/>
          <w:bCs/>
          <w:lang w:eastAsia="ru-RU"/>
        </w:rPr>
        <w:t>URL авторизации</w:t>
      </w:r>
      <w:r w:rsidR="002023CF" w:rsidRPr="002023CF">
        <w:rPr>
          <w:lang w:eastAsia="ru-RU"/>
        </w:rPr>
        <w:t> и </w:t>
      </w:r>
      <w:r w:rsidR="002023CF" w:rsidRPr="002023CF">
        <w:rPr>
          <w:b/>
          <w:bCs/>
          <w:lang w:eastAsia="ru-RU"/>
        </w:rPr>
        <w:t>URL токена доступа</w:t>
      </w:r>
      <w:r>
        <w:rPr>
          <w:lang w:eastAsia="ru-RU"/>
        </w:rPr>
        <w:t>.</w:t>
      </w:r>
    </w:p>
    <w:p w:rsidR="002023CF" w:rsidRPr="002023CF" w:rsidRDefault="002023CF" w:rsidP="00BD7BC2">
      <w:pPr>
        <w:numPr>
          <w:ilvl w:val="0"/>
          <w:numId w:val="33"/>
        </w:numPr>
        <w:rPr>
          <w:lang w:eastAsia="ru-RU"/>
        </w:rPr>
      </w:pPr>
      <w:r w:rsidRPr="002023CF">
        <w:rPr>
          <w:lang w:eastAsia="ru-RU"/>
        </w:rPr>
        <w:t>Сохраните значения и проверьте аутентификацию.</w:t>
      </w:r>
    </w:p>
    <w:p w:rsidR="00684FFE" w:rsidRDefault="002023CF" w:rsidP="00BD7BC2">
      <w:pPr>
        <w:numPr>
          <w:ilvl w:val="0"/>
          <w:numId w:val="33"/>
        </w:numPr>
        <w:rPr>
          <w:lang w:eastAsia="ru-RU"/>
        </w:rPr>
      </w:pPr>
      <w:r w:rsidRPr="002023CF">
        <w:rPr>
          <w:lang w:eastAsia="ru-RU"/>
        </w:rPr>
        <w:t xml:space="preserve">Откроется всплывающее окно для запроса доступа к вашему аккаунту </w:t>
      </w:r>
      <w:r w:rsidR="00D9414B">
        <w:rPr>
          <w:lang w:val="en-US" w:eastAsia="ru-RU"/>
        </w:rPr>
        <w:t>UnicChat</w:t>
      </w:r>
      <w:r w:rsidRPr="002023CF">
        <w:rPr>
          <w:lang w:eastAsia="ru-RU"/>
        </w:rPr>
        <w:t>. Предоставьте досту</w:t>
      </w:r>
      <w:r w:rsidR="00353373">
        <w:rPr>
          <w:lang w:eastAsia="ru-RU"/>
        </w:rPr>
        <w:t>п и подключение будет настроено.</w:t>
      </w:r>
    </w:p>
    <w:p w:rsidR="00684FFE" w:rsidRPr="00D74150" w:rsidRDefault="006B09DF" w:rsidP="00684FFE">
      <w:pPr>
        <w:pStyle w:val="Heading2v2"/>
        <w:ind w:left="426"/>
        <w:rPr>
          <w:rFonts w:eastAsia="Times New Roman"/>
          <w:bCs/>
          <w:lang w:eastAsia="ru-RU"/>
        </w:rPr>
      </w:pPr>
      <w:bookmarkStart w:id="48" w:name="_Toc234250439"/>
      <w:r>
        <w:rPr>
          <w:rFonts w:eastAsia="Times New Roman"/>
          <w:bCs/>
          <w:lang w:eastAsia="ru-RU"/>
        </w:rPr>
        <w:t>Интеграции</w:t>
      </w:r>
      <w:bookmarkEnd w:id="48"/>
    </w:p>
    <w:p w:rsidR="00A24E4A" w:rsidRPr="00A24E4A" w:rsidRDefault="00684FFE" w:rsidP="00A24E4A">
      <w:pPr>
        <w:ind w:left="360"/>
        <w:rPr>
          <w:lang w:eastAsia="ru-RU"/>
        </w:rPr>
      </w:pPr>
      <w:r>
        <w:rPr>
          <w:lang w:val="en-US" w:eastAsia="ru-RU"/>
        </w:rPr>
        <w:t>UnicChat</w:t>
      </w:r>
      <w:r w:rsidR="00A24E4A">
        <w:rPr>
          <w:lang w:eastAsia="ru-RU"/>
        </w:rPr>
        <w:t xml:space="preserve"> </w:t>
      </w:r>
      <w:r w:rsidR="00A24E4A" w:rsidRPr="00A24E4A">
        <w:rPr>
          <w:lang w:eastAsia="ru-RU"/>
        </w:rPr>
        <w:t>поддерживает веб-</w:t>
      </w:r>
      <w:r w:rsidR="00A24E4A">
        <w:rPr>
          <w:lang w:eastAsia="ru-RU"/>
        </w:rPr>
        <w:t>хуки</w:t>
      </w:r>
      <w:r w:rsidR="00A24E4A" w:rsidRPr="00A24E4A">
        <w:rPr>
          <w:lang w:eastAsia="ru-RU"/>
        </w:rPr>
        <w:t xml:space="preserve"> для интеграции инструментов и сервисов в платформу для облегчения ваших повседневных рабочих процессов. Веб-</w:t>
      </w:r>
      <w:r w:rsidR="00A24E4A">
        <w:rPr>
          <w:lang w:eastAsia="ru-RU"/>
        </w:rPr>
        <w:t>хуки -</w:t>
      </w:r>
      <w:r w:rsidR="00A24E4A" w:rsidRPr="00A24E4A">
        <w:rPr>
          <w:lang w:eastAsia="ru-RU"/>
        </w:rPr>
        <w:t xml:space="preserve"> это простые уведомления о событиях через </w:t>
      </w:r>
      <w:r w:rsidR="00A35D4F">
        <w:rPr>
          <w:lang w:eastAsia="ru-RU"/>
        </w:rPr>
        <w:t xml:space="preserve">протокол </w:t>
      </w:r>
      <w:r w:rsidR="00A24E4A" w:rsidRPr="00A24E4A">
        <w:rPr>
          <w:lang w:eastAsia="ru-RU"/>
        </w:rPr>
        <w:t xml:space="preserve">HTTP POST. Таким образом, любое приложение веб-перехватчика может отправлять сообщение в экземпляр </w:t>
      </w:r>
      <w:r w:rsidR="00A35D4F">
        <w:rPr>
          <w:lang w:val="en-US" w:eastAsia="ru-RU"/>
        </w:rPr>
        <w:t>UnicChat</w:t>
      </w:r>
      <w:r w:rsidR="00A35D4F">
        <w:rPr>
          <w:lang w:eastAsia="ru-RU"/>
        </w:rPr>
        <w:t xml:space="preserve"> </w:t>
      </w:r>
      <w:r w:rsidR="00A24E4A" w:rsidRPr="00A24E4A">
        <w:rPr>
          <w:lang w:eastAsia="ru-RU"/>
        </w:rPr>
        <w:t>и многое другое.</w:t>
      </w:r>
    </w:p>
    <w:p w:rsidR="00684FFE" w:rsidRPr="00BD321B" w:rsidRDefault="00A24E4A" w:rsidP="00BD321B">
      <w:pPr>
        <w:ind w:left="360"/>
        <w:rPr>
          <w:lang w:eastAsia="ru-RU"/>
        </w:rPr>
      </w:pPr>
      <w:r w:rsidRPr="00A24E4A">
        <w:rPr>
          <w:lang w:eastAsia="ru-RU"/>
        </w:rPr>
        <w:t>С помощью скриптов вы можете направить любой веб</w:t>
      </w:r>
      <w:r w:rsidR="00873839">
        <w:rPr>
          <w:lang w:eastAsia="ru-RU"/>
        </w:rPr>
        <w:t>-</w:t>
      </w:r>
      <w:r w:rsidRPr="00A24E4A">
        <w:rPr>
          <w:lang w:eastAsia="ru-RU"/>
        </w:rPr>
        <w:t xml:space="preserve">хук на </w:t>
      </w:r>
      <w:r w:rsidR="00873839">
        <w:rPr>
          <w:lang w:val="en-US" w:eastAsia="ru-RU"/>
        </w:rPr>
        <w:t>UnicChat</w:t>
      </w:r>
      <w:r w:rsidR="00873839">
        <w:rPr>
          <w:lang w:eastAsia="ru-RU"/>
        </w:rPr>
        <w:t xml:space="preserve"> и обрабатывать запросы на вывод</w:t>
      </w:r>
      <w:r w:rsidRPr="00A24E4A">
        <w:rPr>
          <w:lang w:eastAsia="ru-RU"/>
        </w:rPr>
        <w:t xml:space="preserve"> персонализированных сообщений, определять имя пользователя и аватар пользователя сообщения, а также изменять канал для </w:t>
      </w:r>
      <w:r w:rsidR="00873839">
        <w:rPr>
          <w:lang w:eastAsia="ru-RU"/>
        </w:rPr>
        <w:t>приёма сообщений.</w:t>
      </w:r>
    </w:p>
    <w:p w:rsidR="00BD321B" w:rsidRPr="00BD321B" w:rsidRDefault="00684FFE" w:rsidP="00BD321B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BD321B">
        <w:rPr>
          <w:rFonts w:eastAsia="Times New Roman"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49" w:name="_Toc234250440"/>
      <w:r w:rsidR="00BD321B" w:rsidRPr="00BD321B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Доступные интеграции</w:t>
      </w:r>
      <w:bookmarkEnd w:id="49"/>
    </w:p>
    <w:p w:rsidR="00583DC7" w:rsidRPr="00583DC7" w:rsidRDefault="00583DC7" w:rsidP="00BD7BC2">
      <w:pPr>
        <w:numPr>
          <w:ilvl w:val="0"/>
          <w:numId w:val="34"/>
        </w:numPr>
        <w:rPr>
          <w:lang w:eastAsia="ru-RU"/>
        </w:rPr>
      </w:pPr>
      <w:r w:rsidRPr="00583DC7">
        <w:rPr>
          <w:b/>
          <w:bCs/>
          <w:lang w:eastAsia="ru-RU"/>
        </w:rPr>
        <w:t>Входящий вебхук</w:t>
      </w:r>
      <w:r w:rsidRPr="00583DC7">
        <w:rPr>
          <w:lang w:eastAsia="ru-RU"/>
        </w:rPr>
        <w:t xml:space="preserve">: позволяет внешней службе отправить запрос в </w:t>
      </w:r>
      <w:r w:rsidR="003E04A1">
        <w:rPr>
          <w:lang w:val="en-US" w:eastAsia="ru-RU"/>
        </w:rPr>
        <w:t>Unic</w:t>
      </w:r>
      <w:r w:rsidRPr="00583DC7">
        <w:rPr>
          <w:lang w:eastAsia="ru-RU"/>
        </w:rPr>
        <w:t>Chat для обработки.</w:t>
      </w:r>
    </w:p>
    <w:p w:rsidR="00583DC7" w:rsidRPr="00583DC7" w:rsidRDefault="00583DC7" w:rsidP="00BD7BC2">
      <w:pPr>
        <w:numPr>
          <w:ilvl w:val="0"/>
          <w:numId w:val="34"/>
        </w:numPr>
        <w:rPr>
          <w:lang w:eastAsia="ru-RU"/>
        </w:rPr>
      </w:pPr>
      <w:r w:rsidRPr="00583DC7">
        <w:rPr>
          <w:b/>
          <w:bCs/>
          <w:lang w:eastAsia="ru-RU"/>
        </w:rPr>
        <w:t>Исходящий вебхук</w:t>
      </w:r>
      <w:r w:rsidRPr="00583DC7">
        <w:rPr>
          <w:lang w:eastAsia="ru-RU"/>
        </w:rPr>
        <w:t xml:space="preserve">: позволяет </w:t>
      </w:r>
      <w:r w:rsidR="003E04A1">
        <w:rPr>
          <w:lang w:val="en-US" w:eastAsia="ru-RU"/>
        </w:rPr>
        <w:t>Unic</w:t>
      </w:r>
      <w:r w:rsidRPr="00583DC7">
        <w:rPr>
          <w:lang w:eastAsia="ru-RU"/>
        </w:rPr>
        <w:t>Chat активировать и при необходимости отправить запрос внешней службе и обработать ответ.</w:t>
      </w:r>
    </w:p>
    <w:p w:rsidR="00684FFE" w:rsidRPr="00FE7425" w:rsidRDefault="00583DC7" w:rsidP="00FE7425">
      <w:pPr>
        <w:ind w:left="360"/>
        <w:rPr>
          <w:lang w:eastAsia="ru-RU"/>
        </w:rPr>
      </w:pPr>
      <w:r w:rsidRPr="00583DC7">
        <w:rPr>
          <w:lang w:eastAsia="ru-RU"/>
        </w:rPr>
        <w:t>По умолчанию вебхук предназначен только для публикации сообщений. </w:t>
      </w:r>
      <w:r w:rsidR="00FE7425">
        <w:rPr>
          <w:lang w:eastAsia="ru-RU"/>
        </w:rPr>
        <w:t xml:space="preserve">Тип </w:t>
      </w:r>
      <w:r w:rsidR="00FE7425">
        <w:rPr>
          <w:lang w:val="en-US" w:eastAsia="ru-RU"/>
        </w:rPr>
        <w:t>m</w:t>
      </w:r>
      <w:r w:rsidRPr="00583DC7">
        <w:rPr>
          <w:lang w:eastAsia="ru-RU"/>
        </w:rPr>
        <w:t>essage</w:t>
      </w:r>
      <w:r w:rsidR="00FE7425">
        <w:rPr>
          <w:lang w:eastAsia="ru-RU"/>
        </w:rPr>
        <w:t xml:space="preserve"> я</w:t>
      </w:r>
      <w:r w:rsidRPr="00583DC7">
        <w:rPr>
          <w:lang w:eastAsia="ru-RU"/>
        </w:rPr>
        <w:t>вляется частью структуры JSON, которая имеет тот же формат, что и</w:t>
      </w:r>
      <w:r w:rsidR="00FE7425">
        <w:rPr>
          <w:lang w:eastAsia="ru-RU"/>
        </w:rPr>
        <w:t xml:space="preserve"> сообщения самого </w:t>
      </w:r>
      <w:r w:rsidR="00FE7425">
        <w:rPr>
          <w:lang w:val="en-US" w:eastAsia="ru-RU"/>
        </w:rPr>
        <w:t>UnicChat</w:t>
      </w:r>
      <w:r w:rsidR="00FE7425" w:rsidRPr="00FE7425">
        <w:rPr>
          <w:lang w:eastAsia="ru-RU"/>
        </w:rPr>
        <w:t>.</w:t>
      </w:r>
    </w:p>
    <w:p w:rsidR="00B54D78" w:rsidRPr="00B54D78" w:rsidRDefault="00B54D78" w:rsidP="00B54D78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5371CF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50" w:name="_Toc234250441"/>
      <w:r w:rsidRPr="00B54D78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Входящая интеграция</w:t>
      </w:r>
      <w:bookmarkEnd w:id="50"/>
    </w:p>
    <w:p w:rsidR="00B54D78" w:rsidRDefault="00C92A0A" w:rsidP="00C92A0A">
      <w:pPr>
        <w:ind w:left="360"/>
        <w:rPr>
          <w:lang w:eastAsia="ru-RU"/>
        </w:rPr>
      </w:pPr>
      <w:r>
        <w:rPr>
          <w:bCs/>
          <w:lang w:eastAsia="ru-RU"/>
        </w:rPr>
        <w:t xml:space="preserve">Реализованные в </w:t>
      </w:r>
      <w:r>
        <w:rPr>
          <w:bCs/>
          <w:lang w:val="en-US" w:eastAsia="ru-RU"/>
        </w:rPr>
        <w:t>UnicChat</w:t>
      </w:r>
      <w:r w:rsidRPr="00C92A0A">
        <w:rPr>
          <w:bCs/>
          <w:lang w:eastAsia="ru-RU"/>
        </w:rPr>
        <w:t xml:space="preserve"> </w:t>
      </w:r>
      <w:r>
        <w:rPr>
          <w:bCs/>
          <w:lang w:eastAsia="ru-RU"/>
        </w:rPr>
        <w:t>с</w:t>
      </w:r>
      <w:r w:rsidRPr="00C92A0A">
        <w:rPr>
          <w:bCs/>
          <w:lang w:eastAsia="ru-RU"/>
        </w:rPr>
        <w:t>крипты ES2015 / ECMAScript 6 могут обрабатывать веб-перехватчики для обработки запроса, выводить настраиваемые сообщения или отменять запрос, чтобы предотвратить появление нежелательных сообщений.</w:t>
      </w:r>
      <w:r w:rsidR="00B54D78" w:rsidRPr="00C92A0A">
        <w:rPr>
          <w:lang w:eastAsia="ru-RU"/>
        </w:rPr>
        <w:t>.</w:t>
      </w:r>
    </w:p>
    <w:p w:rsidR="001F176D" w:rsidRPr="001F176D" w:rsidRDefault="001F176D" w:rsidP="001F176D">
      <w:pPr>
        <w:ind w:left="360" w:firstLine="348"/>
        <w:rPr>
          <w:lang w:eastAsia="ru-RU"/>
        </w:rPr>
      </w:pPr>
      <w:r w:rsidRPr="001F176D">
        <w:rPr>
          <w:lang w:eastAsia="ru-RU"/>
        </w:rPr>
        <w:t>Чтобы создать новый входящий вебхук:</w:t>
      </w:r>
    </w:p>
    <w:p w:rsidR="001F176D" w:rsidRPr="001F176D" w:rsidRDefault="001F176D" w:rsidP="00BD7BC2">
      <w:pPr>
        <w:numPr>
          <w:ilvl w:val="0"/>
          <w:numId w:val="35"/>
        </w:numPr>
        <w:tabs>
          <w:tab w:val="num" w:pos="720"/>
        </w:tabs>
        <w:rPr>
          <w:lang w:eastAsia="ru-RU"/>
        </w:rPr>
      </w:pPr>
      <w:r w:rsidRPr="001F176D">
        <w:rPr>
          <w:lang w:eastAsia="ru-RU"/>
        </w:rPr>
        <w:t>В рабочем пространстве перейдите в </w:t>
      </w:r>
      <w:r w:rsidRPr="001F176D">
        <w:rPr>
          <w:b/>
          <w:bCs/>
          <w:lang w:eastAsia="ru-RU"/>
        </w:rPr>
        <w:t>Администрирование</w:t>
      </w:r>
      <w:r w:rsidRPr="001F176D">
        <w:rPr>
          <w:lang w:eastAsia="ru-RU"/>
        </w:rPr>
        <w:t xml:space="preserve"> &gt; </w:t>
      </w:r>
      <w:r w:rsidRPr="001F176D">
        <w:rPr>
          <w:b/>
          <w:bCs/>
          <w:lang w:eastAsia="ru-RU"/>
        </w:rPr>
        <w:t>Интеграции</w:t>
      </w:r>
      <w:r w:rsidRPr="001F176D">
        <w:rPr>
          <w:lang w:eastAsia="ru-RU"/>
        </w:rPr>
        <w:t> .</w:t>
      </w:r>
    </w:p>
    <w:p w:rsidR="001F176D" w:rsidRPr="001F176D" w:rsidRDefault="001F176D" w:rsidP="00BD7BC2">
      <w:pPr>
        <w:numPr>
          <w:ilvl w:val="0"/>
          <w:numId w:val="35"/>
        </w:numPr>
        <w:tabs>
          <w:tab w:val="num" w:pos="720"/>
        </w:tabs>
        <w:rPr>
          <w:lang w:eastAsia="ru-RU"/>
        </w:rPr>
      </w:pPr>
      <w:r w:rsidRPr="001F176D">
        <w:rPr>
          <w:lang w:eastAsia="ru-RU"/>
        </w:rPr>
        <w:t>Нажмите </w:t>
      </w:r>
      <w:r w:rsidRPr="001F176D">
        <w:rPr>
          <w:b/>
          <w:bCs/>
          <w:lang w:eastAsia="ru-RU"/>
        </w:rPr>
        <w:t>«Новый»</w:t>
      </w:r>
      <w:r w:rsidRPr="001F176D">
        <w:rPr>
          <w:lang w:eastAsia="ru-RU"/>
        </w:rPr>
        <w:t> в правом верхнем углу.</w:t>
      </w:r>
    </w:p>
    <w:p w:rsidR="001F176D" w:rsidRPr="001F176D" w:rsidRDefault="001F176D" w:rsidP="00BD7BC2">
      <w:pPr>
        <w:numPr>
          <w:ilvl w:val="0"/>
          <w:numId w:val="35"/>
        </w:numPr>
        <w:tabs>
          <w:tab w:val="num" w:pos="720"/>
        </w:tabs>
        <w:rPr>
          <w:lang w:eastAsia="ru-RU"/>
        </w:rPr>
      </w:pPr>
      <w:r w:rsidRPr="001F176D">
        <w:rPr>
          <w:lang w:eastAsia="ru-RU"/>
        </w:rPr>
        <w:t>Перейдите на вкладку </w:t>
      </w:r>
      <w:r w:rsidRPr="001F176D">
        <w:rPr>
          <w:b/>
          <w:bCs/>
          <w:lang w:eastAsia="ru-RU"/>
        </w:rPr>
        <w:t>Входящие.</w:t>
      </w:r>
    </w:p>
    <w:p w:rsidR="001F176D" w:rsidRPr="00AD538A" w:rsidRDefault="001F176D" w:rsidP="00BD7BC2">
      <w:pPr>
        <w:numPr>
          <w:ilvl w:val="0"/>
          <w:numId w:val="35"/>
        </w:numPr>
        <w:tabs>
          <w:tab w:val="num" w:pos="720"/>
        </w:tabs>
        <w:rPr>
          <w:lang w:eastAsia="ru-RU"/>
        </w:rPr>
      </w:pPr>
      <w:r w:rsidRPr="001F176D">
        <w:rPr>
          <w:lang w:eastAsia="ru-RU"/>
        </w:rPr>
        <w:lastRenderedPageBreak/>
        <w:t>Выберите опцию </w:t>
      </w:r>
      <w:r>
        <w:rPr>
          <w:b/>
          <w:bCs/>
          <w:lang w:eastAsia="ru-RU"/>
        </w:rPr>
        <w:t>Включено</w:t>
      </w:r>
      <w:r w:rsidRPr="001F176D">
        <w:rPr>
          <w:lang w:eastAsia="ru-RU"/>
        </w:rPr>
        <w:t xml:space="preserve"> на </w:t>
      </w:r>
      <w:r>
        <w:rPr>
          <w:lang w:eastAsia="ru-RU"/>
        </w:rPr>
        <w:t>странице настроек интеграции</w:t>
      </w:r>
      <w:r w:rsidRPr="001F176D">
        <w:rPr>
          <w:lang w:eastAsia="ru-RU"/>
        </w:rPr>
        <w:t xml:space="preserve">. </w:t>
      </w:r>
      <w:r>
        <w:rPr>
          <w:lang w:eastAsia="ru-RU"/>
        </w:rPr>
        <w:t>Заполните следующие поля</w:t>
      </w:r>
      <w:r w:rsidRPr="00D47B9F">
        <w:rPr>
          <w:lang w:eastAsia="ru-RU"/>
        </w:rPr>
        <w:t>:</w:t>
      </w:r>
    </w:p>
    <w:tbl>
      <w:tblPr>
        <w:tblStyle w:val="af1"/>
        <w:tblW w:w="9639" w:type="dxa"/>
        <w:tblLook w:val="04A0" w:firstRow="1" w:lastRow="0" w:firstColumn="1" w:lastColumn="0" w:noHBand="0" w:noVBand="1"/>
      </w:tblPr>
      <w:tblGrid>
        <w:gridCol w:w="2929"/>
        <w:gridCol w:w="6710"/>
      </w:tblGrid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b/>
                <w:bCs/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Поле</w:t>
            </w:r>
          </w:p>
        </w:tc>
        <w:tc>
          <w:tcPr>
            <w:tcW w:w="6710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b/>
                <w:bCs/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Описание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Имя</w:t>
            </w:r>
          </w:p>
        </w:tc>
        <w:tc>
          <w:tcPr>
            <w:tcW w:w="6710" w:type="dxa"/>
            <w:hideMark/>
          </w:tcPr>
          <w:p w:rsidR="00EC03DB" w:rsidRPr="00EC03DB" w:rsidRDefault="00EC03DB" w:rsidP="002263E1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 xml:space="preserve">Введите имя для вашего вебхука. Имя необязательно; однако, рекомендуется указать имя для </w:t>
            </w:r>
            <w:r w:rsidR="002263E1">
              <w:rPr>
                <w:lang w:eastAsia="ru-RU"/>
              </w:rPr>
              <w:t>упрощения</w:t>
            </w:r>
            <w:r w:rsidRPr="00EC03DB">
              <w:rPr>
                <w:lang w:eastAsia="ru-RU"/>
              </w:rPr>
              <w:t xml:space="preserve"> управления интеграциями.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Опубликовать на канале *</w:t>
            </w:r>
          </w:p>
        </w:tc>
        <w:tc>
          <w:tcPr>
            <w:tcW w:w="6710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>Выберите канал (или пользователя), на который вы предпочитаете получать оповещения. Можно переопределить сообщения. Введите имя канала с</w:t>
            </w:r>
            <w:r w:rsidR="00421754">
              <w:rPr>
                <w:lang w:eastAsia="ru-RU"/>
              </w:rPr>
              <w:t xml:space="preserve"> символа</w:t>
            </w:r>
            <w:r w:rsidRPr="00EC03DB">
              <w:rPr>
                <w:lang w:eastAsia="ru-RU"/>
              </w:rPr>
              <w:t> @для пользователя или </w:t>
            </w:r>
            <w:r w:rsidR="00421754">
              <w:rPr>
                <w:lang w:eastAsia="ru-RU"/>
              </w:rPr>
              <w:t xml:space="preserve">с символа </w:t>
            </w:r>
            <w:r w:rsidRPr="00EC03DB">
              <w:rPr>
                <w:lang w:eastAsia="ru-RU"/>
              </w:rPr>
              <w:t>#</w:t>
            </w:r>
            <w:r w:rsidR="00421754">
              <w:rPr>
                <w:lang w:eastAsia="ru-RU"/>
              </w:rPr>
              <w:t xml:space="preserve"> </w:t>
            </w:r>
            <w:r w:rsidRPr="00EC03DB">
              <w:rPr>
                <w:lang w:eastAsia="ru-RU"/>
              </w:rPr>
              <w:t>для канала. Например, @john</w:t>
            </w:r>
            <w:r w:rsidR="00421754">
              <w:rPr>
                <w:lang w:eastAsia="ru-RU"/>
              </w:rPr>
              <w:t xml:space="preserve"> </w:t>
            </w:r>
            <w:r w:rsidRPr="00EC03DB">
              <w:rPr>
                <w:lang w:eastAsia="ru-RU"/>
              </w:rPr>
              <w:t>или #general.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801396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801396">
              <w:rPr>
                <w:b/>
                <w:bCs/>
                <w:lang w:eastAsia="ru-RU"/>
              </w:rPr>
              <w:t>Отправить от имени</w:t>
            </w:r>
            <w:r>
              <w:rPr>
                <w:b/>
                <w:bCs/>
                <w:lang w:eastAsia="ru-RU"/>
              </w:rPr>
              <w:t xml:space="preserve"> </w:t>
            </w:r>
            <w:r w:rsidR="00EC03DB" w:rsidRPr="00EC03DB">
              <w:rPr>
                <w:b/>
                <w:bCs/>
                <w:lang w:eastAsia="ru-RU"/>
              </w:rPr>
              <w:t>*</w:t>
            </w:r>
          </w:p>
        </w:tc>
        <w:tc>
          <w:tcPr>
            <w:tcW w:w="6710" w:type="dxa"/>
            <w:hideMark/>
          </w:tcPr>
          <w:p w:rsidR="00EC03DB" w:rsidRPr="00EC03DB" w:rsidRDefault="00801396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801396">
              <w:rPr>
                <w:lang w:eastAsia="ru-RU"/>
              </w:rPr>
              <w:t>Выберите имя пользователя, от которого будет отправлять сообщения эта интеграция.</w:t>
            </w:r>
            <w:r>
              <w:rPr>
                <w:lang w:eastAsia="ru-RU"/>
              </w:rPr>
              <w:t xml:space="preserve"> </w:t>
            </w:r>
            <w:r w:rsidRPr="00801396">
              <w:rPr>
                <w:lang w:eastAsia="ru-RU"/>
              </w:rPr>
              <w:t>Пользователь уже должен существовать.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Псевдоним</w:t>
            </w:r>
          </w:p>
        </w:tc>
        <w:tc>
          <w:tcPr>
            <w:tcW w:w="6710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>При желании введите псевдоним, который будет отображаться перед именем пользователя в сообщениях.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URL-адрес аватара</w:t>
            </w:r>
          </w:p>
        </w:tc>
        <w:tc>
          <w:tcPr>
            <w:tcW w:w="6710" w:type="dxa"/>
            <w:hideMark/>
          </w:tcPr>
          <w:p w:rsidR="00EC03DB" w:rsidRPr="00EC03DB" w:rsidRDefault="00EC03DB" w:rsidP="00211792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 xml:space="preserve">Введите ссылку на изображение в качестве URL аватара, </w:t>
            </w:r>
            <w:r w:rsidR="00211792">
              <w:rPr>
                <w:lang w:eastAsia="ru-RU"/>
              </w:rPr>
              <w:t>при необход</w:t>
            </w:r>
            <w:r w:rsidR="00C6211A">
              <w:rPr>
                <w:lang w:eastAsia="ru-RU"/>
              </w:rPr>
              <w:t>и</w:t>
            </w:r>
            <w:r w:rsidR="00211792">
              <w:rPr>
                <w:lang w:eastAsia="ru-RU"/>
              </w:rPr>
              <w:t>мости</w:t>
            </w:r>
            <w:r w:rsidRPr="00EC03DB">
              <w:rPr>
                <w:lang w:eastAsia="ru-RU"/>
              </w:rPr>
              <w:t>. URL аватара переопределяет аватар по умолчанию.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Эмодзи</w:t>
            </w:r>
          </w:p>
        </w:tc>
        <w:tc>
          <w:tcPr>
            <w:tcW w:w="6710" w:type="dxa"/>
            <w:hideMark/>
          </w:tcPr>
          <w:p w:rsidR="00EC03DB" w:rsidRPr="00EC03DB" w:rsidRDefault="00EC03DB" w:rsidP="001D4178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>Вы можете по желанию ввести эмодзи для ис</w:t>
            </w:r>
            <w:r w:rsidR="001D4178">
              <w:rPr>
                <w:lang w:eastAsia="ru-RU"/>
              </w:rPr>
              <w:t>пользования в качестве аватара.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Разрешить перезаписывать канал назначения в параметрах тела</w:t>
            </w:r>
          </w:p>
        </w:tc>
        <w:tc>
          <w:tcPr>
            <w:tcW w:w="6710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>Включение этой опции позволяет переопределить канал или пользователя в поле </w:t>
            </w:r>
            <w:r w:rsidRPr="00EC03DB">
              <w:rPr>
                <w:b/>
                <w:bCs/>
                <w:lang w:eastAsia="ru-RU"/>
              </w:rPr>
              <w:t>«Отправить на канал»,</w:t>
            </w:r>
            <w:r w:rsidRPr="00EC03DB">
              <w:rPr>
                <w:lang w:eastAsia="ru-RU"/>
              </w:rPr>
              <w:t> используя параметры тела сообщения.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b/>
                <w:bCs/>
                <w:lang w:eastAsia="ru-RU"/>
              </w:rPr>
              <w:t>Скрипт включен</w:t>
            </w:r>
          </w:p>
        </w:tc>
        <w:tc>
          <w:tcPr>
            <w:tcW w:w="6710" w:type="dxa"/>
            <w:hideMark/>
          </w:tcPr>
          <w:p w:rsidR="00EC03DB" w:rsidRDefault="00EC03DB" w:rsidP="00EC03DB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>Выберите эту опцию, чтобы включить скрипт.</w:t>
            </w:r>
          </w:p>
          <w:p w:rsidR="001D4178" w:rsidRPr="00EC03DB" w:rsidRDefault="001D4178" w:rsidP="001D4178">
            <w:pPr>
              <w:spacing w:after="160" w:line="259" w:lineRule="auto"/>
              <w:rPr>
                <w:lang w:eastAsia="ru-RU"/>
              </w:rPr>
            </w:pPr>
          </w:p>
        </w:tc>
      </w:tr>
      <w:tr w:rsidR="001D4178" w:rsidRPr="00EC03DB" w:rsidTr="00EC03DB">
        <w:trPr>
          <w:trHeight w:val="600"/>
        </w:trPr>
        <w:tc>
          <w:tcPr>
            <w:tcW w:w="2929" w:type="dxa"/>
          </w:tcPr>
          <w:p w:rsidR="001D4178" w:rsidRPr="00EC03DB" w:rsidRDefault="001D4178" w:rsidP="00EC03DB">
            <w:pPr>
              <w:ind w:left="1068"/>
              <w:rPr>
                <w:b/>
                <w:bCs/>
                <w:lang w:eastAsia="ru-RU"/>
              </w:rPr>
            </w:pPr>
            <w:r>
              <w:rPr>
                <w:b/>
                <w:bCs/>
                <w:lang w:eastAsia="ru-RU"/>
              </w:rPr>
              <w:t>Песочница для скрипта</w:t>
            </w:r>
          </w:p>
        </w:tc>
        <w:tc>
          <w:tcPr>
            <w:tcW w:w="6710" w:type="dxa"/>
          </w:tcPr>
          <w:p w:rsidR="001D4178" w:rsidRPr="00EC03DB" w:rsidRDefault="001D4178" w:rsidP="001D4178">
            <w:pPr>
              <w:ind w:left="1068"/>
              <w:rPr>
                <w:lang w:eastAsia="ru-RU"/>
              </w:rPr>
            </w:pPr>
            <w:r>
              <w:rPr>
                <w:lang w:eastAsia="ru-RU"/>
              </w:rPr>
              <w:t>Используется для тестирования интеграции в безопасной среде, во избежание утечки и деформации данных рабочего пространства</w:t>
            </w:r>
          </w:p>
        </w:tc>
      </w:tr>
      <w:tr w:rsidR="00EC03DB" w:rsidRPr="00EC03DB" w:rsidTr="00EC03DB">
        <w:trPr>
          <w:trHeight w:val="600"/>
        </w:trPr>
        <w:tc>
          <w:tcPr>
            <w:tcW w:w="2929" w:type="dxa"/>
            <w:hideMark/>
          </w:tcPr>
          <w:p w:rsidR="00EC03DB" w:rsidRPr="00EC03DB" w:rsidRDefault="007D0178" w:rsidP="00EC03DB">
            <w:pPr>
              <w:spacing w:after="160" w:line="259" w:lineRule="auto"/>
              <w:ind w:left="1068"/>
              <w:rPr>
                <w:lang w:eastAsia="ru-RU"/>
              </w:rPr>
            </w:pPr>
            <w:r>
              <w:rPr>
                <w:b/>
                <w:bCs/>
                <w:lang w:eastAsia="ru-RU"/>
              </w:rPr>
              <w:t>Скрипт</w:t>
            </w:r>
          </w:p>
        </w:tc>
        <w:tc>
          <w:tcPr>
            <w:tcW w:w="6710" w:type="dxa"/>
            <w:hideMark/>
          </w:tcPr>
          <w:p w:rsidR="00EC03DB" w:rsidRPr="00EC03DB" w:rsidRDefault="00EC03DB" w:rsidP="00843C1D">
            <w:pPr>
              <w:spacing w:after="160" w:line="259" w:lineRule="auto"/>
              <w:ind w:left="1068"/>
              <w:rPr>
                <w:lang w:eastAsia="ru-RU"/>
              </w:rPr>
            </w:pPr>
            <w:r w:rsidRPr="00EC03DB">
              <w:rPr>
                <w:lang w:eastAsia="ru-RU"/>
              </w:rPr>
              <w:t>В</w:t>
            </w:r>
            <w:r w:rsidR="00843C1D">
              <w:rPr>
                <w:lang w:eastAsia="ru-RU"/>
              </w:rPr>
              <w:t>ставьте свой скрипт в это поле.</w:t>
            </w:r>
          </w:p>
        </w:tc>
      </w:tr>
    </w:tbl>
    <w:p w:rsidR="00AD538A" w:rsidRPr="001F176D" w:rsidRDefault="007B4D23" w:rsidP="00AD538A">
      <w:pPr>
        <w:ind w:left="1068"/>
        <w:rPr>
          <w:lang w:eastAsia="ru-RU"/>
        </w:rPr>
      </w:pPr>
      <w:r w:rsidRPr="007B4D23">
        <w:rPr>
          <w:lang w:eastAsia="ru-RU"/>
        </w:rPr>
        <w:t>Сохраните интеграцию. Наконец, используйте сгенерированный </w:t>
      </w:r>
      <w:r w:rsidRPr="007B4D23">
        <w:rPr>
          <w:b/>
          <w:bCs/>
          <w:lang w:eastAsia="ru-RU"/>
        </w:rPr>
        <w:t>URL-адрес Webhook</w:t>
      </w:r>
      <w:r w:rsidRPr="007B4D23">
        <w:rPr>
          <w:lang w:eastAsia="ru-RU"/>
        </w:rPr>
        <w:t xml:space="preserve"> для публикации сообщений на выбранном канале </w:t>
      </w:r>
      <w:r>
        <w:rPr>
          <w:lang w:val="en-US" w:eastAsia="ru-RU"/>
        </w:rPr>
        <w:t>UnicChat</w:t>
      </w:r>
      <w:r w:rsidRPr="007B4D23">
        <w:rPr>
          <w:lang w:eastAsia="ru-RU"/>
        </w:rPr>
        <w:t xml:space="preserve"> или у выбранного пользователя.</w:t>
      </w:r>
    </w:p>
    <w:p w:rsidR="001F176D" w:rsidRPr="00C92A0A" w:rsidRDefault="001F176D" w:rsidP="00C92A0A">
      <w:pPr>
        <w:ind w:left="360"/>
        <w:rPr>
          <w:lang w:eastAsia="ru-RU"/>
        </w:rPr>
      </w:pPr>
    </w:p>
    <w:p w:rsidR="00A95AD9" w:rsidRPr="00B54D78" w:rsidRDefault="00A95AD9" w:rsidP="00A95AD9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557554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lastRenderedPageBreak/>
        <w:t xml:space="preserve"> </w:t>
      </w:r>
      <w:bookmarkStart w:id="51" w:name="_Toc234250442"/>
      <w:r w:rsidRPr="00A95AD9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Подробности </w:t>
      </w:r>
      <w:r w:rsidR="00557554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по использованию скрипта для </w:t>
      </w:r>
      <w:r w:rsidR="00023494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входящей </w:t>
      </w:r>
      <w:r w:rsidR="00557554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интеграции</w:t>
      </w:r>
      <w:bookmarkEnd w:id="51"/>
    </w:p>
    <w:p w:rsidR="00A95AD9" w:rsidRPr="00A95AD9" w:rsidRDefault="00A95AD9" w:rsidP="00A95AD9">
      <w:pPr>
        <w:ind w:left="708"/>
        <w:rPr>
          <w:lang w:eastAsia="ru-RU"/>
        </w:rPr>
      </w:pPr>
      <w:r w:rsidRPr="00A95AD9">
        <w:rPr>
          <w:lang w:eastAsia="ru-RU"/>
        </w:rPr>
        <w:t xml:space="preserve">Интеграционный скрипт </w:t>
      </w:r>
      <w:r>
        <w:rPr>
          <w:lang w:val="en-US" w:eastAsia="ru-RU"/>
        </w:rPr>
        <w:t>UnicChat</w:t>
      </w:r>
      <w:r w:rsidRPr="00A95AD9">
        <w:rPr>
          <w:lang w:eastAsia="ru-RU"/>
        </w:rPr>
        <w:t xml:space="preserve"> должен быть написан на ES2015 / ECMAScript 6. Скрипт требует глобальный класс с именем </w:t>
      </w:r>
      <w:r w:rsidRPr="00A95AD9">
        <w:rPr>
          <w:b/>
          <w:bCs/>
          <w:lang w:eastAsia="ru-RU"/>
        </w:rPr>
        <w:t>Script</w:t>
      </w:r>
      <w:r w:rsidRPr="00A95AD9">
        <w:rPr>
          <w:lang w:eastAsia="ru-RU"/>
        </w:rPr>
        <w:t>, который создается только один раз во время первого выполнения и сохраняется в памяти. Этот класс содержит метод с именем </w:t>
      </w:r>
      <w:r w:rsidRPr="00A95AD9">
        <w:rPr>
          <w:b/>
          <w:bCs/>
          <w:i/>
          <w:iCs/>
          <w:lang w:eastAsia="ru-RU"/>
        </w:rPr>
        <w:t>process_incoming_request</w:t>
      </w:r>
      <w:r w:rsidRPr="00A95AD9">
        <w:rPr>
          <w:lang w:eastAsia="ru-RU"/>
        </w:rPr>
        <w:t>, который вызывается вашим сервером каждый раз, когда он получает новый запрос. Метод </w:t>
      </w:r>
      <w:r w:rsidRPr="00A95AD9">
        <w:rPr>
          <w:i/>
          <w:iCs/>
          <w:lang w:eastAsia="ru-RU"/>
        </w:rPr>
        <w:t>process_incoming_request</w:t>
      </w:r>
      <w:r w:rsidRPr="00A95AD9">
        <w:rPr>
          <w:lang w:eastAsia="ru-RU"/>
        </w:rPr>
        <w:t xml:space="preserve"> принимает объект в качестве параметра со свойством request и возвращает объект со свойством content, содержащим допустимое сообщение </w:t>
      </w:r>
      <w:r w:rsidR="003E04A1">
        <w:rPr>
          <w:lang w:val="en-US" w:eastAsia="ru-RU"/>
        </w:rPr>
        <w:t>Unic</w:t>
      </w:r>
      <w:r w:rsidRPr="00A95AD9">
        <w:rPr>
          <w:lang w:eastAsia="ru-RU"/>
        </w:rPr>
        <w:t>Chat, или объект со свойством error, который возвращается как ответ на запрос в формате JSON со статусом Code 400.</w:t>
      </w:r>
    </w:p>
    <w:p w:rsidR="00A95AD9" w:rsidRPr="00A95AD9" w:rsidRDefault="00A95AD9" w:rsidP="00A95AD9">
      <w:pPr>
        <w:ind w:left="708"/>
        <w:rPr>
          <w:lang w:eastAsia="ru-RU"/>
        </w:rPr>
      </w:pPr>
      <w:r w:rsidRPr="00A95AD9">
        <w:rPr>
          <w:lang w:eastAsia="ru-RU"/>
        </w:rPr>
        <w:t xml:space="preserve">Допустимое сообщение </w:t>
      </w:r>
      <w:r>
        <w:rPr>
          <w:lang w:val="en-US" w:eastAsia="ru-RU"/>
        </w:rPr>
        <w:t>UnicChat</w:t>
      </w:r>
      <w:r w:rsidRPr="00A95AD9">
        <w:rPr>
          <w:lang w:eastAsia="ru-RU"/>
        </w:rPr>
        <w:t xml:space="preserve"> должно содержать текстовое поле, которое служит телом сообщения. Если вы перенаправляете сообщение на канал, отличный от указанного токеном </w:t>
      </w:r>
      <w:r w:rsidR="004E08E6">
        <w:rPr>
          <w:lang w:eastAsia="ru-RU"/>
        </w:rPr>
        <w:t>вебхука</w:t>
      </w:r>
      <w:r w:rsidRPr="00A95AD9">
        <w:rPr>
          <w:lang w:eastAsia="ru-RU"/>
        </w:rPr>
        <w:t>, вы можете указать поле канала, которое принимает room id</w:t>
      </w:r>
      <w:r w:rsidR="004E08E6">
        <w:rPr>
          <w:lang w:eastAsia="ru-RU"/>
        </w:rPr>
        <w:t xml:space="preserve"> </w:t>
      </w:r>
      <w:r w:rsidRPr="00A95AD9">
        <w:rPr>
          <w:lang w:eastAsia="ru-RU"/>
        </w:rPr>
        <w:t>или, если есть префикс #</w:t>
      </w:r>
      <w:r w:rsidR="004E08E6">
        <w:rPr>
          <w:lang w:eastAsia="ru-RU"/>
        </w:rPr>
        <w:t xml:space="preserve"> </w:t>
      </w:r>
      <w:r w:rsidRPr="00A95AD9">
        <w:rPr>
          <w:lang w:eastAsia="ru-RU"/>
        </w:rPr>
        <w:t>или @, имя канала или пользователя соответственно.</w:t>
      </w:r>
    </w:p>
    <w:p w:rsidR="00A95AD9" w:rsidRPr="00A95AD9" w:rsidRDefault="00A95AD9" w:rsidP="00A95AD9">
      <w:pPr>
        <w:ind w:left="708"/>
        <w:rPr>
          <w:lang w:eastAsia="ru-RU"/>
        </w:rPr>
      </w:pPr>
      <w:r w:rsidRPr="00A95AD9">
        <w:rPr>
          <w:lang w:eastAsia="ru-RU"/>
        </w:rPr>
        <w:t>Вы можете использовать методы консоли для регистрации информации, которая поможет отладить ваш скрипт. Чтобы просмотреть журналы, перейдите в </w:t>
      </w:r>
      <w:r w:rsidRPr="00A95AD9">
        <w:rPr>
          <w:b/>
          <w:bCs/>
          <w:lang w:eastAsia="ru-RU"/>
        </w:rPr>
        <w:t>Администрирование</w:t>
      </w:r>
      <w:r w:rsidR="007163E5">
        <w:rPr>
          <w:lang w:eastAsia="ru-RU"/>
        </w:rPr>
        <w:t> </w:t>
      </w:r>
      <w:r w:rsidRPr="00A95AD9">
        <w:rPr>
          <w:lang w:eastAsia="ru-RU"/>
        </w:rPr>
        <w:t>&gt; </w:t>
      </w:r>
      <w:r w:rsidR="007163E5">
        <w:rPr>
          <w:b/>
          <w:bCs/>
          <w:lang w:eastAsia="ru-RU"/>
        </w:rPr>
        <w:t>Отчёты</w:t>
      </w:r>
      <w:r w:rsidRPr="00A95AD9">
        <w:rPr>
          <w:lang w:eastAsia="ru-RU"/>
        </w:rPr>
        <w:t> .</w:t>
      </w:r>
    </w:p>
    <w:p w:rsidR="00A437BF" w:rsidRDefault="004E5002" w:rsidP="00A437BF">
      <w:pPr>
        <w:ind w:left="708"/>
        <w:rPr>
          <w:lang w:eastAsia="ru-RU"/>
        </w:rPr>
      </w:pPr>
      <w:r w:rsidRPr="004E5002">
        <w:rPr>
          <w:lang w:eastAsia="ru-RU"/>
        </w:rPr>
        <w:t>Ниже приведен пример скрипта, который поможет вам понять структуру: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bookmarkStart w:id="52" w:name="_Toc153447878"/>
      <w:bookmarkStart w:id="53" w:name="_Toc159240694"/>
      <w:bookmarkEnd w:id="52"/>
      <w:bookmarkEnd w:id="53"/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/* exported Script */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/* globals console, _, s */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/** Global Helpers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*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* console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* _       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* s       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*/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class Script 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/**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* @params {object} request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*/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process_incoming_request({ request }) 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request.url.hash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request.url.search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request.url.query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request.url.pathname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request.url.path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request.url_raw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request.url_params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request.headers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lastRenderedPageBreak/>
        <w:t xml:space="preserve">    // request.user._id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request.user.name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request.user.username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request.content_raw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request.content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console.log(request.content);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return 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content:{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text: request.content.text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"attachments": [{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"color": "#FF0000",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"author_name": "</w:t>
      </w:r>
      <w:r w:rsidR="0042393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="00423938"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chat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"author_link": "https://</w:t>
      </w:r>
      <w:r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.chat/direct/</w:t>
      </w:r>
      <w:r w:rsidR="0042393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="00423938"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chat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"author_icon": "https://</w:t>
      </w:r>
      <w:r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="006067C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.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chat/avatar/cat.jpg",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"title": "</w:t>
      </w:r>
      <w:r w:rsidR="0042393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="00423938"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chat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"title_link": "https://</w:t>
      </w:r>
      <w:r w:rsidR="006067C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.chat",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"text": "</w:t>
      </w:r>
      <w:r w:rsidR="00160B7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</w:t>
      </w:r>
      <w:r w:rsidR="006067C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nic</w:t>
      </w:r>
      <w:r w:rsidR="00160B7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C</w:t>
      </w:r>
      <w:r w:rsidR="006067C8"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hat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, </w:t>
      </w:r>
      <w:r w:rsidR="006067C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make your IT great again!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"fields": [{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  "title": "Priority",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  "value": "High",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  "short": false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}],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"image_url": "https://</w:t>
      </w:r>
      <w:r w:rsidR="006067C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.chat/images/mockup.png",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  "thumb_url": "https://</w:t>
      </w:r>
      <w:r w:rsidR="006067C8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unic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>.chat/images/mockup.png"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 // }]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   }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};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return 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  error: {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    success: false,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//     message: 'Error example'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val="en-US" w:eastAsia="ru-RU"/>
        </w:rPr>
        <w:t xml:space="preserve">    </w:t>
      </w: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eastAsia="ru-RU"/>
        </w:rPr>
        <w:t>//   }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eastAsia="ru-RU"/>
        </w:rPr>
        <w:t xml:space="preserve">    // };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8"/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eastAsia="ru-RU"/>
        </w:rPr>
      </w:pPr>
      <w:r w:rsidRPr="0037262E">
        <w:rPr>
          <w:rFonts w:ascii="Consolas" w:eastAsia="Times New Roman" w:hAnsi="Consolas" w:cs="Courier New"/>
          <w:color w:val="323E4F" w:themeColor="text2" w:themeShade="BF"/>
          <w:sz w:val="20"/>
          <w:szCs w:val="20"/>
          <w:lang w:eastAsia="ru-RU"/>
        </w:rPr>
        <w:t xml:space="preserve">  }</w:t>
      </w:r>
    </w:p>
    <w:p w:rsidR="0037262E" w:rsidRPr="0037262E" w:rsidRDefault="0037262E" w:rsidP="00372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4F4F5"/>
          <w:sz w:val="23"/>
          <w:szCs w:val="23"/>
          <w:lang w:eastAsia="ru-RU"/>
        </w:rPr>
      </w:pPr>
      <w:r w:rsidRPr="0037262E">
        <w:rPr>
          <w:rFonts w:ascii="Consolas" w:eastAsia="Times New Roman" w:hAnsi="Consolas" w:cs="Courier New"/>
          <w:color w:val="F4F4F5"/>
          <w:sz w:val="20"/>
          <w:szCs w:val="20"/>
          <w:lang w:eastAsia="ru-RU"/>
        </w:rPr>
        <w:t>}</w:t>
      </w:r>
    </w:p>
    <w:p w:rsidR="00477FCE" w:rsidRDefault="00671A47" w:rsidP="00671A47">
      <w:pPr>
        <w:ind w:left="708"/>
      </w:pPr>
      <w:r w:rsidRPr="00671A47">
        <w:t xml:space="preserve">Чтобы проверить, работает ли ваша интеграция, используйте </w:t>
      </w:r>
      <w:r>
        <w:rPr>
          <w:lang w:val="en-US"/>
        </w:rPr>
        <w:t>curl</w:t>
      </w:r>
      <w:r w:rsidRPr="00671A47">
        <w:t xml:space="preserve"> для выполнения POST-запроса к сгенерированн</w:t>
      </w:r>
      <w:r>
        <w:t>ому URL-адресу веб-перехватчика</w:t>
      </w:r>
      <w:r w:rsidRPr="00671A47">
        <w:t>:</w:t>
      </w:r>
    </w:p>
    <w:p w:rsidR="00671A47" w:rsidRDefault="00671A47" w:rsidP="00671A47">
      <w:pPr>
        <w:ind w:left="708"/>
      </w:pP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HTML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curl</w:t>
      </w: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-X</w:t>
      </w: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POST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\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HTML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-H</w:t>
      </w: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'Content-Type: application/json'</w:t>
      </w: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\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--data</w:t>
      </w: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'{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"emoji": ":smirk:",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"text": "Example message",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"attachments": [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{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    "title": "</w:t>
      </w:r>
      <w:r w:rsidR="00160B7E">
        <w:rPr>
          <w:rFonts w:ascii="Consolas" w:hAnsi="Consolas"/>
          <w:color w:val="323E4F" w:themeColor="text2" w:themeShade="BF"/>
          <w:lang w:val="en-US"/>
        </w:rPr>
        <w:t>unic</w:t>
      </w:r>
      <w:r w:rsidR="00160B7E" w:rsidRPr="0037262E">
        <w:rPr>
          <w:rFonts w:ascii="Consolas" w:hAnsi="Consolas"/>
          <w:color w:val="323E4F" w:themeColor="text2" w:themeShade="BF"/>
          <w:lang w:val="en-US"/>
        </w:rPr>
        <w:t>chat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",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    "title_link": "https://</w:t>
      </w:r>
      <w:r w:rsidR="00160B7E">
        <w:rPr>
          <w:rStyle w:val="token"/>
          <w:rFonts w:ascii="Consolas" w:hAnsi="Consolas"/>
          <w:color w:val="323E4F" w:themeColor="text2" w:themeShade="BF"/>
          <w:lang w:val="en-US"/>
        </w:rPr>
        <w:t>unic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.chat",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    "text": "</w:t>
      </w:r>
      <w:r w:rsidR="00160B7E">
        <w:rPr>
          <w:rStyle w:val="token"/>
          <w:rFonts w:ascii="Consolas" w:hAnsi="Consolas"/>
          <w:color w:val="323E4F" w:themeColor="text2" w:themeShade="BF"/>
          <w:lang w:val="en-US"/>
        </w:rPr>
        <w:t>U</w:t>
      </w:r>
      <w:r w:rsidR="00160B7E">
        <w:rPr>
          <w:rFonts w:ascii="Consolas" w:hAnsi="Consolas"/>
          <w:color w:val="323E4F" w:themeColor="text2" w:themeShade="BF"/>
          <w:lang w:val="en-US"/>
        </w:rPr>
        <w:t>nicC</w:t>
      </w:r>
      <w:r w:rsidR="00160B7E" w:rsidRPr="0037262E">
        <w:rPr>
          <w:rFonts w:ascii="Consolas" w:hAnsi="Consolas"/>
          <w:color w:val="323E4F" w:themeColor="text2" w:themeShade="BF"/>
          <w:lang w:val="en-US"/>
        </w:rPr>
        <w:t xml:space="preserve">hat, </w:t>
      </w:r>
      <w:r w:rsidR="00160B7E">
        <w:rPr>
          <w:rFonts w:ascii="Consolas" w:hAnsi="Consolas"/>
          <w:color w:val="323E4F" w:themeColor="text2" w:themeShade="BF"/>
          <w:lang w:val="en-US"/>
        </w:rPr>
        <w:t>make your IT great again!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",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    "image_url": "link-to-an-image",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    "color": "#764FA5"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    }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token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    ]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Style w:val="HTML"/>
          <w:rFonts w:ascii="Consolas" w:hAnsi="Consolas"/>
          <w:color w:val="323E4F" w:themeColor="text2" w:themeShade="BF"/>
          <w:lang w:val="en-US"/>
        </w:rPr>
      </w:pP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 xml:space="preserve">  }'</w:t>
      </w: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</w:t>
      </w:r>
      <w:r w:rsidRPr="00160B7E">
        <w:rPr>
          <w:rStyle w:val="token"/>
          <w:rFonts w:ascii="Consolas" w:hAnsi="Consolas"/>
          <w:color w:val="323E4F" w:themeColor="text2" w:themeShade="BF"/>
          <w:lang w:val="en-US"/>
        </w:rPr>
        <w:t>\</w:t>
      </w:r>
    </w:p>
    <w:p w:rsidR="00671A47" w:rsidRPr="00160B7E" w:rsidRDefault="00671A47" w:rsidP="00160B7E">
      <w:pPr>
        <w:pStyle w:val="HTML0"/>
        <w:spacing w:before="120" w:after="120"/>
        <w:ind w:left="708"/>
        <w:rPr>
          <w:rFonts w:ascii="Consolas" w:hAnsi="Consolas"/>
          <w:color w:val="323E4F" w:themeColor="text2" w:themeShade="BF"/>
          <w:sz w:val="23"/>
          <w:szCs w:val="23"/>
          <w:lang w:val="en-US"/>
        </w:rPr>
      </w:pPr>
      <w:r w:rsidRPr="00160B7E">
        <w:rPr>
          <w:rStyle w:val="HTML"/>
          <w:rFonts w:ascii="Consolas" w:hAnsi="Consolas"/>
          <w:color w:val="323E4F" w:themeColor="text2" w:themeShade="BF"/>
          <w:lang w:val="en-US"/>
        </w:rPr>
        <w:t xml:space="preserve">  https://your-webhook-url</w:t>
      </w:r>
    </w:p>
    <w:p w:rsidR="005D7760" w:rsidRPr="00B54D78" w:rsidRDefault="00027920" w:rsidP="005D7760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632202"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 xml:space="preserve"> </w:t>
      </w:r>
      <w:bookmarkStart w:id="54" w:name="_Toc234250443"/>
      <w:r w:rsidR="00744616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Исходящая</w:t>
      </w:r>
      <w:r w:rsidR="005D7760" w:rsidRPr="00B54D78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интеграция</w:t>
      </w:r>
      <w:bookmarkEnd w:id="54"/>
    </w:p>
    <w:p w:rsidR="005D7760" w:rsidRDefault="005D7760" w:rsidP="005D7760">
      <w:pPr>
        <w:ind w:left="360" w:firstLine="348"/>
        <w:rPr>
          <w:bCs/>
          <w:lang w:eastAsia="ru-RU"/>
        </w:rPr>
      </w:pPr>
      <w:r w:rsidRPr="005D7760">
        <w:rPr>
          <w:bCs/>
          <w:lang w:eastAsia="ru-RU"/>
        </w:rPr>
        <w:t xml:space="preserve">Вы можете использовать скрипты для обработки всех сообщений из канала и изменять то, как </w:t>
      </w:r>
      <w:r w:rsidR="0038762A">
        <w:rPr>
          <w:bCs/>
          <w:lang w:val="en-US" w:eastAsia="ru-RU"/>
        </w:rPr>
        <w:t>Unic</w:t>
      </w:r>
      <w:r w:rsidRPr="005D7760">
        <w:rPr>
          <w:bCs/>
          <w:lang w:eastAsia="ru-RU"/>
        </w:rPr>
        <w:t>Chat создает или отменяет запрос. Вы можете отменить запрос и вернуть сообщение или не предпринимать никаких действий. Кроме того, вы можете создать другой запрос в скрипте с помощью глобального помощника HTTP. Когда получен</w:t>
      </w:r>
      <w:r w:rsidR="005C3BC6" w:rsidRPr="005C3BC6">
        <w:rPr>
          <w:bCs/>
          <w:lang w:eastAsia="ru-RU"/>
        </w:rPr>
        <w:t xml:space="preserve"> </w:t>
      </w:r>
      <w:r w:rsidR="005C3BC6">
        <w:rPr>
          <w:bCs/>
          <w:lang w:eastAsia="ru-RU"/>
        </w:rPr>
        <w:t>ответ на запрос</w:t>
      </w:r>
      <w:r w:rsidRPr="005D7760">
        <w:rPr>
          <w:bCs/>
          <w:lang w:eastAsia="ru-RU"/>
        </w:rPr>
        <w:t>, он выполняет скрипт, вызывая другой метод, который позволяет вам обрабатывать ответ,</w:t>
      </w:r>
      <w:r w:rsidR="00A81EA7">
        <w:rPr>
          <w:bCs/>
          <w:lang w:eastAsia="ru-RU"/>
        </w:rPr>
        <w:t xml:space="preserve"> аналогично входящим веб-хукам.</w:t>
      </w:r>
    </w:p>
    <w:p w:rsidR="005D7760" w:rsidRPr="001F176D" w:rsidRDefault="005D7760" w:rsidP="005D7760">
      <w:pPr>
        <w:ind w:left="360" w:firstLine="348"/>
        <w:rPr>
          <w:lang w:eastAsia="ru-RU"/>
        </w:rPr>
      </w:pPr>
      <w:r>
        <w:rPr>
          <w:lang w:eastAsia="ru-RU"/>
        </w:rPr>
        <w:t>Чтобы создать новый ис</w:t>
      </w:r>
      <w:r w:rsidRPr="001F176D">
        <w:rPr>
          <w:lang w:eastAsia="ru-RU"/>
        </w:rPr>
        <w:t>ходящий вебхук:</w:t>
      </w:r>
    </w:p>
    <w:p w:rsidR="00AC354E" w:rsidRPr="00AC354E" w:rsidRDefault="00AC354E" w:rsidP="00BD7BC2">
      <w:pPr>
        <w:numPr>
          <w:ilvl w:val="0"/>
          <w:numId w:val="36"/>
        </w:numPr>
      </w:pPr>
      <w:r w:rsidRPr="00AC354E">
        <w:t>В рабочем пространстве перейдите в </w:t>
      </w:r>
      <w:r w:rsidRPr="00AC354E">
        <w:rPr>
          <w:b/>
          <w:bCs/>
        </w:rPr>
        <w:t>Администрирование</w:t>
      </w:r>
      <w:r>
        <w:t> &gt;</w:t>
      </w:r>
      <w:r w:rsidRPr="00AC354E">
        <w:t> </w:t>
      </w:r>
      <w:r w:rsidRPr="00AC354E">
        <w:rPr>
          <w:b/>
          <w:bCs/>
        </w:rPr>
        <w:t>Интеграции</w:t>
      </w:r>
      <w:r w:rsidRPr="00AC354E">
        <w:t> .</w:t>
      </w:r>
    </w:p>
    <w:p w:rsidR="00AC354E" w:rsidRPr="00AC354E" w:rsidRDefault="00AC354E" w:rsidP="00BD7BC2">
      <w:pPr>
        <w:numPr>
          <w:ilvl w:val="0"/>
          <w:numId w:val="36"/>
        </w:numPr>
      </w:pPr>
      <w:r w:rsidRPr="00AC354E">
        <w:t>Нажмите </w:t>
      </w:r>
      <w:r w:rsidRPr="00AC354E">
        <w:rPr>
          <w:b/>
          <w:bCs/>
        </w:rPr>
        <w:t>«Новый»</w:t>
      </w:r>
      <w:r w:rsidRPr="00AC354E">
        <w:t> в правом верхнем углу.</w:t>
      </w:r>
    </w:p>
    <w:p w:rsidR="00187CFF" w:rsidRDefault="00AC354E" w:rsidP="00BD7BC2">
      <w:pPr>
        <w:pStyle w:val="a8"/>
        <w:numPr>
          <w:ilvl w:val="0"/>
          <w:numId w:val="36"/>
        </w:numPr>
      </w:pPr>
      <w:r w:rsidRPr="00AC354E">
        <w:t>Перейдите на вкладку </w:t>
      </w:r>
      <w:r w:rsidRPr="00383959">
        <w:rPr>
          <w:b/>
          <w:bCs/>
        </w:rPr>
        <w:t>Исходящие</w:t>
      </w:r>
      <w:r w:rsidRPr="00AC354E">
        <w:t xml:space="preserve">. </w:t>
      </w:r>
      <w:r w:rsidR="00383959" w:rsidRPr="00383959">
        <w:t>Заполните следующие поля:</w:t>
      </w:r>
    </w:p>
    <w:tbl>
      <w:tblPr>
        <w:tblStyle w:val="af1"/>
        <w:tblpPr w:leftFromText="180" w:rightFromText="180" w:vertAnchor="text" w:tblpY="1"/>
        <w:tblOverlap w:val="never"/>
        <w:tblW w:w="9356" w:type="dxa"/>
        <w:tblLayout w:type="fixed"/>
        <w:tblLook w:val="04A0" w:firstRow="1" w:lastRow="0" w:firstColumn="1" w:lastColumn="0" w:noHBand="0" w:noVBand="1"/>
      </w:tblPr>
      <w:tblGrid>
        <w:gridCol w:w="3539"/>
        <w:gridCol w:w="5817"/>
      </w:tblGrid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  <w:rPr>
                <w:b/>
                <w:bCs/>
              </w:rPr>
            </w:pPr>
            <w:r w:rsidRPr="00187CFF">
              <w:rPr>
                <w:b/>
                <w:bCs/>
              </w:rPr>
              <w:t>Поле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  <w:rPr>
                <w:b/>
                <w:bCs/>
              </w:rPr>
            </w:pPr>
            <w:r w:rsidRPr="00187CFF">
              <w:rPr>
                <w:b/>
                <w:bCs/>
              </w:rPr>
              <w:t>Описание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Триггер события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 тип события, которое запускает эту исходящую интеграцию веб</w:t>
            </w:r>
            <w:r w:rsidR="003874FD">
              <w:t>-</w:t>
            </w:r>
            <w:r w:rsidRPr="00187CFF">
              <w:t>хука. Возможны следующие варианты:</w:t>
            </w:r>
          </w:p>
          <w:p w:rsidR="00187CFF" w:rsidRPr="00187CFF" w:rsidRDefault="00187CFF" w:rsidP="00BD7BC2">
            <w:pPr>
              <w:numPr>
                <w:ilvl w:val="0"/>
                <w:numId w:val="37"/>
              </w:numPr>
              <w:spacing w:after="160" w:line="259" w:lineRule="auto"/>
            </w:pPr>
            <w:r w:rsidRPr="00187CFF">
              <w:rPr>
                <w:b/>
                <w:bCs/>
              </w:rPr>
              <w:t>Сообщение отправлено</w:t>
            </w:r>
          </w:p>
          <w:p w:rsidR="00187CFF" w:rsidRPr="00187CFF" w:rsidRDefault="00187CFF" w:rsidP="00BD7BC2">
            <w:pPr>
              <w:numPr>
                <w:ilvl w:val="0"/>
                <w:numId w:val="37"/>
              </w:numPr>
              <w:spacing w:after="160" w:line="259" w:lineRule="auto"/>
            </w:pPr>
            <w:r w:rsidRPr="00187CFF">
              <w:rPr>
                <w:b/>
                <w:bCs/>
              </w:rPr>
              <w:t>Файл загружен</w:t>
            </w:r>
          </w:p>
          <w:p w:rsidR="00187CFF" w:rsidRPr="00187CFF" w:rsidRDefault="00187CFF" w:rsidP="00BD7BC2">
            <w:pPr>
              <w:numPr>
                <w:ilvl w:val="0"/>
                <w:numId w:val="37"/>
              </w:numPr>
              <w:spacing w:after="160" w:line="259" w:lineRule="auto"/>
            </w:pPr>
            <w:r w:rsidRPr="00187CFF">
              <w:rPr>
                <w:b/>
                <w:bCs/>
              </w:rPr>
              <w:t xml:space="preserve">Комната </w:t>
            </w:r>
            <w:r w:rsidR="003874FD">
              <w:rPr>
                <w:b/>
                <w:bCs/>
              </w:rPr>
              <w:t>архивирована</w:t>
            </w:r>
          </w:p>
          <w:p w:rsidR="00187CFF" w:rsidRPr="00187CFF" w:rsidRDefault="00187CFF" w:rsidP="00BD7BC2">
            <w:pPr>
              <w:numPr>
                <w:ilvl w:val="0"/>
                <w:numId w:val="37"/>
              </w:numPr>
              <w:spacing w:after="160" w:line="259" w:lineRule="auto"/>
            </w:pPr>
            <w:r w:rsidRPr="00187CFF">
              <w:rPr>
                <w:b/>
                <w:bCs/>
              </w:rPr>
              <w:t>Созданная комната (публичная и частная)</w:t>
            </w:r>
          </w:p>
          <w:p w:rsidR="00187CFF" w:rsidRPr="00187CFF" w:rsidRDefault="00187CFF" w:rsidP="00BD7BC2">
            <w:pPr>
              <w:numPr>
                <w:ilvl w:val="0"/>
                <w:numId w:val="37"/>
              </w:numPr>
              <w:spacing w:after="160" w:line="259" w:lineRule="auto"/>
            </w:pPr>
            <w:r w:rsidRPr="00187CFF">
              <w:rPr>
                <w:b/>
                <w:bCs/>
              </w:rPr>
              <w:t>Пользователь присоединился к комнате</w:t>
            </w:r>
          </w:p>
          <w:p w:rsidR="00187CFF" w:rsidRPr="00187CFF" w:rsidRDefault="00187CFF" w:rsidP="00BD7BC2">
            <w:pPr>
              <w:numPr>
                <w:ilvl w:val="0"/>
                <w:numId w:val="37"/>
              </w:numPr>
              <w:spacing w:after="160" w:line="259" w:lineRule="auto"/>
            </w:pPr>
            <w:r w:rsidRPr="00187CFF">
              <w:rPr>
                <w:b/>
                <w:bCs/>
              </w:rPr>
              <w:t>Пользователь покинул комнату</w:t>
            </w:r>
          </w:p>
          <w:p w:rsidR="00187CFF" w:rsidRPr="00187CFF" w:rsidRDefault="003874FD" w:rsidP="00BD7BC2">
            <w:pPr>
              <w:numPr>
                <w:ilvl w:val="0"/>
                <w:numId w:val="37"/>
              </w:numPr>
              <w:spacing w:after="160" w:line="259" w:lineRule="auto"/>
            </w:pPr>
            <w:r>
              <w:rPr>
                <w:b/>
                <w:bCs/>
              </w:rPr>
              <w:lastRenderedPageBreak/>
              <w:t>Пользователь создан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lastRenderedPageBreak/>
              <w:t>Включено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 эту опцию, чтобы включить веб-хук.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Имя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Введите имя для вашего вебхука.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Канал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Введите канал для прослушивания. Введите имя с @для пользователя или</w:t>
            </w:r>
            <w:r w:rsidR="003874FD">
              <w:t xml:space="preserve"> с</w:t>
            </w:r>
            <w:r w:rsidRPr="00187CFF">
              <w:t> #</w:t>
            </w:r>
            <w:r w:rsidR="003874FD">
              <w:t xml:space="preserve"> </w:t>
            </w:r>
            <w:r w:rsidRPr="00187CFF">
              <w:t>для канала. Например, @john</w:t>
            </w:r>
            <w:r w:rsidR="003874FD">
              <w:t xml:space="preserve"> </w:t>
            </w:r>
            <w:r w:rsidRPr="00187CFF">
              <w:t>или #general. Введите all_public_channels</w:t>
            </w:r>
            <w:r w:rsidR="003874FD">
              <w:t xml:space="preserve"> </w:t>
            </w:r>
            <w:r w:rsidRPr="00187CFF">
              <w:t>для прослушивания всех публичных каналов, all_private_groups</w:t>
            </w:r>
            <w:r w:rsidR="003874FD">
              <w:t xml:space="preserve"> </w:t>
            </w:r>
            <w:r w:rsidRPr="00187CFF">
              <w:t>для прослушивания всех частных групп и all_direct_messages</w:t>
            </w:r>
            <w:r w:rsidR="003874FD">
              <w:t xml:space="preserve"> </w:t>
            </w:r>
            <w:r w:rsidRPr="00187CFF">
              <w:t>для прослушивания всех прямых сообщений.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Слова-триггеры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Если триггером события является </w:t>
            </w:r>
            <w:r w:rsidRPr="00187CFF">
              <w:rPr>
                <w:b/>
                <w:bCs/>
              </w:rPr>
              <w:t>«Отправленное сообщение»</w:t>
            </w:r>
            <w:r w:rsidRPr="00187CFF">
              <w:t> , введите слова, которые должны активировать этот веб-хук, разделенные запятыми.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URL-адреса *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Введите URL, вызываемый для каждого запроса. Вы можете изменить этот URL внутри скрипта. Разделяйте несколько URL запятыми.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F04583" w:rsidP="00187CFF">
            <w:pPr>
              <w:spacing w:after="160" w:line="259" w:lineRule="auto"/>
            </w:pPr>
            <w:r w:rsidRPr="00F04583">
              <w:rPr>
                <w:b/>
                <w:bCs/>
              </w:rPr>
              <w:t>Представляться пользователем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 эту опцию, чтобы выдать себя за другого пользователя.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F04583" w:rsidP="00187CFF">
            <w:pPr>
              <w:spacing w:after="160" w:line="259" w:lineRule="auto"/>
            </w:pPr>
            <w:r w:rsidRPr="00F04583">
              <w:rPr>
                <w:b/>
                <w:bCs/>
              </w:rPr>
              <w:t>Отправить от имен</w:t>
            </w:r>
            <w:r>
              <w:rPr>
                <w:b/>
                <w:bCs/>
              </w:rPr>
              <w:t>и</w:t>
            </w:r>
            <w:r w:rsidR="00187CFF" w:rsidRPr="00187CFF">
              <w:rPr>
                <w:b/>
                <w:bCs/>
              </w:rPr>
              <w:t> *</w:t>
            </w:r>
          </w:p>
        </w:tc>
        <w:tc>
          <w:tcPr>
            <w:tcW w:w="5817" w:type="dxa"/>
            <w:hideMark/>
          </w:tcPr>
          <w:p w:rsidR="00187CFF" w:rsidRPr="00187CFF" w:rsidRDefault="00187CFF" w:rsidP="00F04583">
            <w:pPr>
              <w:spacing w:after="160" w:line="259" w:lineRule="auto"/>
            </w:pPr>
            <w:r w:rsidRPr="00187CFF">
              <w:t>Введите имя пользователя, ко</w:t>
            </w:r>
            <w:r w:rsidR="00F04583">
              <w:t>торое эта интеграция публикует.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Псевдоним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Введите псевдоним, который будет отображаться перед именем пользователя в сообщениях.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URL-адрес аватара</w:t>
            </w:r>
          </w:p>
        </w:tc>
        <w:tc>
          <w:tcPr>
            <w:tcW w:w="5817" w:type="dxa"/>
            <w:hideMark/>
          </w:tcPr>
          <w:p w:rsidR="00187CFF" w:rsidRPr="00187CFF" w:rsidRDefault="00187CFF" w:rsidP="00F04583">
            <w:pPr>
              <w:spacing w:after="160" w:line="259" w:lineRule="auto"/>
            </w:pPr>
            <w:r w:rsidRPr="00187CFF">
              <w:t xml:space="preserve">При </w:t>
            </w:r>
            <w:r w:rsidR="00F04583">
              <w:t>необходимости</w:t>
            </w:r>
            <w:r w:rsidRPr="00187CFF">
              <w:t xml:space="preserve"> введите URL-адрес изображения в качестве аватара для каждого сообщения, публикуемого веб</w:t>
            </w:r>
            <w:r w:rsidR="00F04583">
              <w:t>-</w:t>
            </w:r>
            <w:r w:rsidRPr="00187CFF">
              <w:t>хуком.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Эмодзи</w:t>
            </w:r>
          </w:p>
        </w:tc>
        <w:tc>
          <w:tcPr>
            <w:tcW w:w="5817" w:type="dxa"/>
            <w:hideMark/>
          </w:tcPr>
          <w:p w:rsidR="00187CFF" w:rsidRPr="00187CFF" w:rsidRDefault="00187CFF" w:rsidP="00220593">
            <w:pPr>
              <w:spacing w:after="160" w:line="259" w:lineRule="auto"/>
            </w:pPr>
            <w:r w:rsidRPr="00187CFF">
              <w:t xml:space="preserve">При </w:t>
            </w:r>
            <w:r w:rsidR="00F04583">
              <w:t xml:space="preserve"> необходимости</w:t>
            </w:r>
            <w:r w:rsidR="00F04583" w:rsidRPr="00187CFF">
              <w:t xml:space="preserve"> </w:t>
            </w:r>
            <w:r w:rsidR="00220593">
              <w:t>выберите</w:t>
            </w:r>
            <w:r w:rsidRPr="00187CFF">
              <w:t xml:space="preserve"> смайлик для использования в качестве аватара.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Токен *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Введите токен для проверки авторизованных вызовов вебхука. Токен необязателен, но необходим для предотвращения подделки межсайтовых запросов (CSRF) или атак повторного воспроизведения.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751C2B" w:rsidP="00187CFF">
            <w:pPr>
              <w:spacing w:after="160" w:line="259" w:lineRule="auto"/>
            </w:pPr>
            <w:r w:rsidRPr="00751C2B">
              <w:rPr>
                <w:b/>
                <w:bCs/>
              </w:rPr>
              <w:t>Использовать скрипт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 эту опцию, чтобы включить скрипт.</w:t>
            </w:r>
          </w:p>
        </w:tc>
      </w:tr>
      <w:tr w:rsidR="00751C2B" w:rsidRPr="00187CFF" w:rsidTr="00751C2B">
        <w:trPr>
          <w:trHeight w:val="600"/>
        </w:trPr>
        <w:tc>
          <w:tcPr>
            <w:tcW w:w="3539" w:type="dxa"/>
          </w:tcPr>
          <w:p w:rsidR="00751C2B" w:rsidRPr="00751C2B" w:rsidRDefault="00751C2B" w:rsidP="00187CFF">
            <w:pPr>
              <w:rPr>
                <w:b/>
                <w:bCs/>
              </w:rPr>
            </w:pPr>
            <w:r>
              <w:rPr>
                <w:b/>
                <w:bCs/>
              </w:rPr>
              <w:t>Песочница для скрипта</w:t>
            </w:r>
          </w:p>
        </w:tc>
        <w:tc>
          <w:tcPr>
            <w:tcW w:w="5817" w:type="dxa"/>
          </w:tcPr>
          <w:p w:rsidR="00751C2B" w:rsidRPr="00187CFF" w:rsidRDefault="00751C2B" w:rsidP="00187CFF">
            <w:r>
              <w:rPr>
                <w:lang w:eastAsia="ru-RU"/>
              </w:rPr>
              <w:t>Используется для тестирования интеграции в безопасной среде, во избежание утечки и деформации данных рабочего пространства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7D0178" w:rsidP="00187CFF">
            <w:pPr>
              <w:spacing w:after="160" w:line="259" w:lineRule="auto"/>
            </w:pPr>
            <w:r>
              <w:rPr>
                <w:b/>
                <w:bCs/>
              </w:rPr>
              <w:t>Скрипт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Вставьте свой скрипт в это поле. Подробности скрипта вы найдете в следующем разделе.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7D0178" w:rsidP="00187CFF">
            <w:pPr>
              <w:spacing w:after="160" w:line="259" w:lineRule="auto"/>
            </w:pPr>
            <w:r w:rsidRPr="007D0178">
              <w:rPr>
                <w:b/>
                <w:bCs/>
              </w:rPr>
              <w:t>Реагирование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 xml:space="preserve">Если обработчик хочет отправить ответ обратно в канал, ответ JSON должен быть возвращен в качестве тела. </w:t>
            </w:r>
            <w:r w:rsidRPr="00187CFF">
              <w:lastRenderedPageBreak/>
              <w:t xml:space="preserve">Пустые тела или тела с пустым свойством текста будут просто игнорироваться. Ответы, отличные от </w:t>
            </w:r>
            <w:r w:rsidR="007D0178">
              <w:t xml:space="preserve">кода </w:t>
            </w:r>
            <w:r w:rsidRPr="00187CFF">
              <w:t>200, будут повторяться разумное количество раз. Ответ будет отправлен с использованием псевдонима и аватара, указанных в этом коде JSON. Он переопределяет настройки URL </w:t>
            </w:r>
            <w:r w:rsidRPr="00187CFF">
              <w:rPr>
                <w:b/>
                <w:bCs/>
              </w:rPr>
              <w:t>псевдонима</w:t>
            </w:r>
            <w:r w:rsidRPr="00187CFF">
              <w:t> и </w:t>
            </w:r>
            <w:r w:rsidRPr="00187CFF">
              <w:rPr>
                <w:b/>
                <w:bCs/>
              </w:rPr>
              <w:t>аватара</w:t>
            </w:r>
            <w:r w:rsidRPr="00187CFF">
              <w:t> .</w:t>
            </w:r>
          </w:p>
        </w:tc>
      </w:tr>
      <w:tr w:rsidR="00187CFF" w:rsidRPr="00187CFF" w:rsidTr="00144D88">
        <w:trPr>
          <w:trHeight w:val="600"/>
        </w:trPr>
        <w:tc>
          <w:tcPr>
            <w:tcW w:w="9356" w:type="dxa"/>
            <w:gridSpan w:val="2"/>
          </w:tcPr>
          <w:p w:rsidR="00187CFF" w:rsidRPr="00187CFF" w:rsidRDefault="00187CFF" w:rsidP="00187CFF">
            <w:pPr>
              <w:jc w:val="center"/>
              <w:rPr>
                <w:b/>
              </w:rPr>
            </w:pPr>
            <w:r w:rsidRPr="00187CFF">
              <w:rPr>
                <w:b/>
              </w:rPr>
              <w:lastRenderedPageBreak/>
              <w:t>Расширенные настройки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Повторить неудачные вызовы URL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Выберите, должна ли интеграция повторяться через разумное количество времени в случае сбоя вызова URL-адреса.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545E02" w:rsidP="00187CFF">
            <w:pPr>
              <w:spacing w:after="160" w:line="259" w:lineRule="auto"/>
            </w:pPr>
            <w:r w:rsidRPr="00545E02">
              <w:rPr>
                <w:b/>
                <w:bCs/>
              </w:rPr>
              <w:t>Число повторных попыток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 количество повторных попыток интеграции в случае сбоя вызова URL-адреса.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545E02" w:rsidP="00187CFF">
            <w:pPr>
              <w:spacing w:after="160" w:line="259" w:lineRule="auto"/>
            </w:pPr>
            <w:r w:rsidRPr="00545E02">
              <w:rPr>
                <w:b/>
                <w:bCs/>
              </w:rPr>
              <w:t>Задержка перед повторной попыткой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 алгоритм задержки, который будет использоваться для повторного вызова URL-адресов. Возможны следующие варианты:</w:t>
            </w:r>
          </w:p>
          <w:p w:rsidR="00187CFF" w:rsidRPr="00187CFF" w:rsidRDefault="00187CFF" w:rsidP="00BD7BC2">
            <w:pPr>
              <w:numPr>
                <w:ilvl w:val="0"/>
                <w:numId w:val="38"/>
              </w:numPr>
              <w:spacing w:after="160" w:line="259" w:lineRule="auto"/>
            </w:pPr>
            <w:r w:rsidRPr="00187CFF">
              <w:rPr>
                <w:b/>
                <w:bCs/>
              </w:rPr>
              <w:t>степени десяти</w:t>
            </w:r>
            <w:r w:rsidRPr="00187CFF">
              <w:t> (10 ^ x)</w:t>
            </w:r>
          </w:p>
          <w:p w:rsidR="00187CFF" w:rsidRPr="00187CFF" w:rsidRDefault="00187CFF" w:rsidP="00BD7BC2">
            <w:pPr>
              <w:numPr>
                <w:ilvl w:val="0"/>
                <w:numId w:val="38"/>
              </w:numPr>
              <w:spacing w:after="160" w:line="259" w:lineRule="auto"/>
            </w:pPr>
            <w:r w:rsidRPr="00187CFF">
              <w:rPr>
                <w:b/>
                <w:bCs/>
              </w:rPr>
              <w:t>степени двойки</w:t>
            </w:r>
            <w:r w:rsidRPr="00187CFF">
              <w:t> (2 ^ x)</w:t>
            </w:r>
          </w:p>
          <w:p w:rsidR="00187CFF" w:rsidRPr="00187CFF" w:rsidRDefault="00187CFF" w:rsidP="00BD7BC2">
            <w:pPr>
              <w:numPr>
                <w:ilvl w:val="0"/>
                <w:numId w:val="38"/>
              </w:numPr>
              <w:spacing w:after="160" w:line="259" w:lineRule="auto"/>
            </w:pPr>
            <w:r w:rsidRPr="00187CFF">
              <w:rPr>
                <w:b/>
                <w:bCs/>
              </w:rPr>
              <w:t>приращение два</w:t>
            </w:r>
            <w:r w:rsidRPr="00187CFF">
              <w:t> (x * 2)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rPr>
                <w:b/>
                <w:bCs/>
              </w:rPr>
              <w:t>Размещение слов в любом месте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Выберите, могут ли триггерные слова располагаться в любом месте предложения, кроме начала.</w:t>
            </w:r>
          </w:p>
        </w:tc>
      </w:tr>
      <w:tr w:rsidR="00187CFF" w:rsidRPr="00187CFF" w:rsidTr="00751C2B">
        <w:trPr>
          <w:trHeight w:val="600"/>
        </w:trPr>
        <w:tc>
          <w:tcPr>
            <w:tcW w:w="3539" w:type="dxa"/>
            <w:hideMark/>
          </w:tcPr>
          <w:p w:rsidR="00187CFF" w:rsidRPr="00187CFF" w:rsidRDefault="00545E02" w:rsidP="00187CFF">
            <w:pPr>
              <w:spacing w:after="160" w:line="259" w:lineRule="auto"/>
            </w:pPr>
            <w:r w:rsidRPr="00545E02">
              <w:rPr>
                <w:b/>
                <w:bCs/>
              </w:rPr>
              <w:t>Запускать после изменения</w:t>
            </w:r>
          </w:p>
        </w:tc>
        <w:tc>
          <w:tcPr>
            <w:tcW w:w="5817" w:type="dxa"/>
            <w:hideMark/>
          </w:tcPr>
          <w:p w:rsidR="00187CFF" w:rsidRPr="00187CFF" w:rsidRDefault="00187CFF" w:rsidP="00187CFF">
            <w:pPr>
              <w:spacing w:after="160" w:line="259" w:lineRule="auto"/>
            </w:pPr>
            <w:r w:rsidRPr="00187CFF">
              <w:t>Выберите, будет ли интеграция запускаться при редактировании сообщения. Установка этого параметра на false приведет к тому, что интеграция будет запускаться только для </w:t>
            </w:r>
            <w:r w:rsidRPr="00187CFF">
              <w:rPr>
                <w:b/>
                <w:bCs/>
              </w:rPr>
              <w:t>новых</w:t>
            </w:r>
            <w:r w:rsidRPr="00187CFF">
              <w:t> сообщений.</w:t>
            </w:r>
          </w:p>
        </w:tc>
      </w:tr>
    </w:tbl>
    <w:p w:rsidR="00671A47" w:rsidRDefault="00B42E1E" w:rsidP="00023494">
      <w:pPr>
        <w:ind w:firstLine="708"/>
      </w:pPr>
      <w:r w:rsidRPr="00B42E1E">
        <w:t>Сохраните интеграцию после завершения.</w:t>
      </w:r>
      <w:r w:rsidR="00187CFF">
        <w:br/>
      </w:r>
    </w:p>
    <w:p w:rsidR="00023494" w:rsidRPr="00027920" w:rsidRDefault="00023494" w:rsidP="00027920">
      <w:pPr>
        <w:pStyle w:val="Heading2v2"/>
        <w:numPr>
          <w:ilvl w:val="1"/>
          <w:numId w:val="1"/>
        </w:numPr>
        <w:rPr>
          <w:rFonts w:eastAsia="Times New Roman"/>
          <w:color w:val="1F4E79" w:themeColor="accent1" w:themeShade="80"/>
          <w:sz w:val="40"/>
          <w:szCs w:val="40"/>
          <w:lang w:eastAsia="ru-RU"/>
        </w:rPr>
      </w:pPr>
      <w:r w:rsidRPr="00027920">
        <w:rPr>
          <w:rFonts w:eastAsia="Times New Roman"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55" w:name="_Toc234250444"/>
      <w:r w:rsidRPr="00027920">
        <w:rPr>
          <w:rFonts w:eastAsia="Times New Roman"/>
          <w:color w:val="1F4E79" w:themeColor="accent1" w:themeShade="80"/>
          <w:sz w:val="40"/>
          <w:szCs w:val="40"/>
          <w:lang w:eastAsia="ru-RU"/>
        </w:rPr>
        <w:t>Подробности по использованию скрипта для исходящей интеграции</w:t>
      </w:r>
      <w:bookmarkEnd w:id="55"/>
    </w:p>
    <w:p w:rsidR="006F5751" w:rsidRPr="006F5751" w:rsidRDefault="00023494" w:rsidP="006F5751">
      <w:pPr>
        <w:tabs>
          <w:tab w:val="left" w:pos="1029"/>
        </w:tabs>
        <w:rPr>
          <w:lang w:eastAsia="ru-RU"/>
        </w:rPr>
      </w:pPr>
      <w:r w:rsidRPr="00A95AD9">
        <w:rPr>
          <w:lang w:eastAsia="ru-RU"/>
        </w:rPr>
        <w:t xml:space="preserve">Интеграционный скрипт </w:t>
      </w:r>
      <w:r>
        <w:rPr>
          <w:lang w:val="en-US" w:eastAsia="ru-RU"/>
        </w:rPr>
        <w:t>UnicChat</w:t>
      </w:r>
      <w:r w:rsidRPr="00A95AD9">
        <w:rPr>
          <w:lang w:eastAsia="ru-RU"/>
        </w:rPr>
        <w:t xml:space="preserve"> должен быть написан на ES2015 / ECMAScript 6. </w:t>
      </w:r>
      <w:r w:rsidR="006F5751" w:rsidRPr="006F5751">
        <w:rPr>
          <w:lang w:eastAsia="ru-RU"/>
        </w:rPr>
        <w:t>Скрипт ожидает глобальный класс с именем </w:t>
      </w:r>
      <w:r w:rsidR="006F5751" w:rsidRPr="006F5751">
        <w:rPr>
          <w:b/>
          <w:bCs/>
          <w:lang w:eastAsia="ru-RU"/>
        </w:rPr>
        <w:t>Script</w:t>
      </w:r>
      <w:r w:rsidR="006F5751" w:rsidRPr="006F5751">
        <w:rPr>
          <w:lang w:eastAsia="ru-RU"/>
        </w:rPr>
        <w:t>. Этот класс создается один раз, только при первом выполнении, и сохраняется в памяти. Класс имеет метод с именем prepare_outgoing_request, вызываемый в настроенном канале для триггеров событий:</w:t>
      </w:r>
    </w:p>
    <w:p w:rsidR="006F5751" w:rsidRPr="006F5751" w:rsidRDefault="006F5751" w:rsidP="00BD7BC2">
      <w:pPr>
        <w:numPr>
          <w:ilvl w:val="0"/>
          <w:numId w:val="40"/>
        </w:numPr>
        <w:tabs>
          <w:tab w:val="left" w:pos="1029"/>
        </w:tabs>
        <w:rPr>
          <w:lang w:eastAsia="ru-RU"/>
        </w:rPr>
      </w:pPr>
      <w:r w:rsidRPr="006F5751">
        <w:rPr>
          <w:b/>
          <w:bCs/>
          <w:lang w:eastAsia="ru-RU"/>
        </w:rPr>
        <w:t>Сообщение отправлено</w:t>
      </w:r>
      <w:r w:rsidRPr="006F5751">
        <w:rPr>
          <w:lang w:eastAsia="ru-RU"/>
        </w:rPr>
        <w:t>: вызывается в настроенном канале, когда сообщение начинается с любых </w:t>
      </w:r>
      <w:r w:rsidRPr="006F5751">
        <w:rPr>
          <w:b/>
          <w:bCs/>
          <w:lang w:eastAsia="ru-RU"/>
        </w:rPr>
        <w:t>слов-триггеров.</w:t>
      </w:r>
    </w:p>
    <w:p w:rsidR="006F5751" w:rsidRPr="006F5751" w:rsidRDefault="006F5751" w:rsidP="00BD7BC2">
      <w:pPr>
        <w:numPr>
          <w:ilvl w:val="0"/>
          <w:numId w:val="40"/>
        </w:numPr>
        <w:tabs>
          <w:tab w:val="left" w:pos="1029"/>
        </w:tabs>
        <w:rPr>
          <w:lang w:eastAsia="ru-RU"/>
        </w:rPr>
      </w:pPr>
      <w:r w:rsidRPr="006F5751">
        <w:rPr>
          <w:b/>
          <w:bCs/>
          <w:lang w:eastAsia="ru-RU"/>
        </w:rPr>
        <w:t>Файл загружен</w:t>
      </w:r>
      <w:r w:rsidRPr="006F5751">
        <w:rPr>
          <w:lang w:eastAsia="ru-RU"/>
        </w:rPr>
        <w:t>: вызывается при загрузке любого файла в настроенный канал.</w:t>
      </w:r>
    </w:p>
    <w:p w:rsidR="006F5751" w:rsidRPr="006F5751" w:rsidRDefault="006F5751" w:rsidP="00BD7BC2">
      <w:pPr>
        <w:numPr>
          <w:ilvl w:val="0"/>
          <w:numId w:val="40"/>
        </w:numPr>
        <w:tabs>
          <w:tab w:val="left" w:pos="1029"/>
        </w:tabs>
        <w:rPr>
          <w:lang w:eastAsia="ru-RU"/>
        </w:rPr>
      </w:pPr>
      <w:r w:rsidRPr="006F5751">
        <w:rPr>
          <w:b/>
          <w:bCs/>
          <w:lang w:eastAsia="ru-RU"/>
        </w:rPr>
        <w:t>Комната архивирована</w:t>
      </w:r>
      <w:r w:rsidRPr="006F5751">
        <w:rPr>
          <w:lang w:eastAsia="ru-RU"/>
        </w:rPr>
        <w:t>: вызывается, когда комната архивируется.</w:t>
      </w:r>
    </w:p>
    <w:p w:rsidR="006F5751" w:rsidRPr="006F5751" w:rsidRDefault="006F5751" w:rsidP="00BD7BC2">
      <w:pPr>
        <w:numPr>
          <w:ilvl w:val="0"/>
          <w:numId w:val="40"/>
        </w:numPr>
        <w:tabs>
          <w:tab w:val="left" w:pos="1029"/>
        </w:tabs>
        <w:rPr>
          <w:lang w:eastAsia="ru-RU"/>
        </w:rPr>
      </w:pPr>
      <w:r w:rsidRPr="006F5751">
        <w:rPr>
          <w:b/>
          <w:bCs/>
          <w:lang w:eastAsia="ru-RU"/>
        </w:rPr>
        <w:t>Комната создана</w:t>
      </w:r>
      <w:r w:rsidRPr="006F5751">
        <w:rPr>
          <w:lang w:eastAsia="ru-RU"/>
        </w:rPr>
        <w:t>: вызывается при создании комнаты.</w:t>
      </w:r>
    </w:p>
    <w:p w:rsidR="006F5751" w:rsidRPr="006F5751" w:rsidRDefault="006F5751" w:rsidP="00BD7BC2">
      <w:pPr>
        <w:numPr>
          <w:ilvl w:val="0"/>
          <w:numId w:val="40"/>
        </w:numPr>
        <w:tabs>
          <w:tab w:val="left" w:pos="1029"/>
        </w:tabs>
        <w:rPr>
          <w:lang w:eastAsia="ru-RU"/>
        </w:rPr>
      </w:pPr>
      <w:r w:rsidRPr="006F5751">
        <w:rPr>
          <w:b/>
          <w:bCs/>
          <w:lang w:eastAsia="ru-RU"/>
        </w:rPr>
        <w:lastRenderedPageBreak/>
        <w:t>Комната, к которой присоединился пользователь</w:t>
      </w:r>
      <w:r w:rsidRPr="006F5751">
        <w:rPr>
          <w:lang w:eastAsia="ru-RU"/>
        </w:rPr>
        <w:t>: вызывается, когда пользователь присоединяется к каналу.</w:t>
      </w:r>
    </w:p>
    <w:p w:rsidR="006F5751" w:rsidRPr="006F5751" w:rsidRDefault="006F5751" w:rsidP="00521D26">
      <w:pPr>
        <w:tabs>
          <w:tab w:val="left" w:pos="1029"/>
        </w:tabs>
        <w:ind w:left="360"/>
        <w:rPr>
          <w:lang w:eastAsia="ru-RU"/>
        </w:rPr>
      </w:pPr>
      <w:r w:rsidRPr="006F5751">
        <w:rPr>
          <w:lang w:eastAsia="ru-RU"/>
        </w:rPr>
        <w:t>Метод prepare_outgoing_request</w:t>
      </w:r>
      <w:r>
        <w:rPr>
          <w:lang w:eastAsia="ru-RU"/>
        </w:rPr>
        <w:t xml:space="preserve"> </w:t>
      </w:r>
      <w:r w:rsidRPr="006F5751">
        <w:rPr>
          <w:lang w:eastAsia="ru-RU"/>
        </w:rPr>
        <w:t>возвращает объект с как минимум </w:t>
      </w:r>
      <w:r w:rsidRPr="006F5751">
        <w:rPr>
          <w:i/>
          <w:iCs/>
          <w:lang w:eastAsia="ru-RU"/>
        </w:rPr>
        <w:t>url</w:t>
      </w:r>
      <w:r w:rsidRPr="006F5751">
        <w:rPr>
          <w:lang w:eastAsia="ru-RU"/>
        </w:rPr>
        <w:t> и свойствами </w:t>
      </w:r>
      <w:r w:rsidRPr="006F5751">
        <w:rPr>
          <w:i/>
          <w:iCs/>
          <w:lang w:eastAsia="ru-RU"/>
        </w:rPr>
        <w:t>метода</w:t>
      </w:r>
      <w:r w:rsidRPr="006F5751">
        <w:rPr>
          <w:lang w:eastAsia="ru-RU"/>
        </w:rPr>
        <w:t>. Вы также можете изменить объект запроса и заменить его. Можно ничего не возвращать и отменить запрос или вернуть сообщение.</w:t>
      </w:r>
    </w:p>
    <w:p w:rsidR="006F5751" w:rsidRPr="006F5751" w:rsidRDefault="006F5751" w:rsidP="00521D26">
      <w:pPr>
        <w:tabs>
          <w:tab w:val="left" w:pos="1029"/>
        </w:tabs>
        <w:ind w:left="360"/>
        <w:rPr>
          <w:lang w:eastAsia="ru-RU"/>
        </w:rPr>
      </w:pPr>
      <w:r w:rsidRPr="006F5751">
        <w:rPr>
          <w:lang w:eastAsia="ru-RU"/>
        </w:rPr>
        <w:t>Класс Script включает другой метод</w:t>
      </w:r>
      <w:r>
        <w:rPr>
          <w:lang w:eastAsia="ru-RU"/>
        </w:rPr>
        <w:t xml:space="preserve"> - </w:t>
      </w:r>
      <w:r w:rsidRPr="006F5751">
        <w:rPr>
          <w:lang w:eastAsia="ru-RU"/>
        </w:rPr>
        <w:t>process_outgoing_response, который вызывается для каждого ответа на запрос. Этот метод принимает объект в качестве параметра</w:t>
      </w:r>
      <w:r w:rsidRPr="006F5751">
        <w:rPr>
          <w:b/>
          <w:bCs/>
          <w:lang w:eastAsia="ru-RU"/>
        </w:rPr>
        <w:t>,</w:t>
      </w:r>
      <w:r>
        <w:rPr>
          <w:b/>
          <w:bCs/>
          <w:lang w:eastAsia="ru-RU"/>
        </w:rPr>
        <w:t xml:space="preserve"> </w:t>
      </w:r>
      <w:r w:rsidRPr="006F5751">
        <w:rPr>
          <w:lang w:eastAsia="ru-RU"/>
        </w:rPr>
        <w:t>process_outgoing_response содержащий два свойства: запрос (объект, возвращаем</w:t>
      </w:r>
      <w:r>
        <w:rPr>
          <w:lang w:eastAsia="ru-RU"/>
        </w:rPr>
        <w:t xml:space="preserve">ый предыдущим методом) и ответ. </w:t>
      </w:r>
      <w:r w:rsidRPr="006F5751">
        <w:rPr>
          <w:lang w:eastAsia="ru-RU"/>
        </w:rPr>
        <w:t>Метод process_outgoing_response может возвращать:</w:t>
      </w:r>
    </w:p>
    <w:p w:rsidR="006F5751" w:rsidRPr="006F5751" w:rsidRDefault="006F5751" w:rsidP="00BD7BC2">
      <w:pPr>
        <w:numPr>
          <w:ilvl w:val="0"/>
          <w:numId w:val="41"/>
        </w:numPr>
        <w:tabs>
          <w:tab w:val="left" w:pos="1029"/>
        </w:tabs>
        <w:rPr>
          <w:lang w:eastAsia="ru-RU"/>
        </w:rPr>
      </w:pPr>
      <w:r w:rsidRPr="006F5751">
        <w:rPr>
          <w:lang w:eastAsia="ru-RU"/>
        </w:rPr>
        <w:t>ничего, чтобы продолжить обработку по умолчанию</w:t>
      </w:r>
    </w:p>
    <w:p w:rsidR="006F5751" w:rsidRPr="006F5751" w:rsidRDefault="006F5751" w:rsidP="00BD7BC2">
      <w:pPr>
        <w:numPr>
          <w:ilvl w:val="0"/>
          <w:numId w:val="41"/>
        </w:numPr>
        <w:tabs>
          <w:tab w:val="left" w:pos="1029"/>
        </w:tabs>
        <w:rPr>
          <w:lang w:eastAsia="ru-RU"/>
        </w:rPr>
      </w:pPr>
      <w:r w:rsidRPr="006F5751">
        <w:rPr>
          <w:lang w:eastAsia="ru-RU"/>
        </w:rPr>
        <w:t>false, чтобы остановить процесс</w:t>
      </w:r>
    </w:p>
    <w:p w:rsidR="006F5751" w:rsidRPr="006F5751" w:rsidRDefault="006F5751" w:rsidP="00BD7BC2">
      <w:pPr>
        <w:numPr>
          <w:ilvl w:val="0"/>
          <w:numId w:val="41"/>
        </w:numPr>
        <w:tabs>
          <w:tab w:val="left" w:pos="1029"/>
        </w:tabs>
        <w:rPr>
          <w:lang w:eastAsia="ru-RU"/>
        </w:rPr>
      </w:pPr>
      <w:r w:rsidRPr="006F5751">
        <w:rPr>
          <w:lang w:eastAsia="ru-RU"/>
        </w:rPr>
        <w:t xml:space="preserve">объект со свойством content, содержащий допустимое сообщение </w:t>
      </w:r>
      <w:r w:rsidR="00F83ECC">
        <w:rPr>
          <w:lang w:val="en-US" w:eastAsia="ru-RU"/>
        </w:rPr>
        <w:t>Unic</w:t>
      </w:r>
      <w:r w:rsidRPr="006F5751">
        <w:rPr>
          <w:lang w:eastAsia="ru-RU"/>
        </w:rPr>
        <w:t>Chat.</w:t>
      </w:r>
    </w:p>
    <w:p w:rsidR="00023494" w:rsidRDefault="00C4394B" w:rsidP="00C4394B">
      <w:pPr>
        <w:tabs>
          <w:tab w:val="left" w:pos="1029"/>
        </w:tabs>
        <w:ind w:left="360"/>
      </w:pPr>
      <w:r>
        <w:t>Пример скрипта, отправляющего</w:t>
      </w:r>
      <w:r w:rsidRPr="00C4394B">
        <w:t xml:space="preserve"> такие команды, как </w:t>
      </w:r>
      <w:r>
        <w:rPr>
          <w:lang w:val="en-US"/>
        </w:rPr>
        <w:t>issue</w:t>
      </w:r>
      <w:r w:rsidRPr="00C4394B">
        <w:t xml:space="preserve">, комментарии и запросы на </w:t>
      </w:r>
      <w:r>
        <w:t>слияние на GitHub</w:t>
      </w:r>
      <w:r w:rsidRPr="00C4394B">
        <w:t>: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>/* exported Script */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>/* globals console, _, s, HTTP */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>/** Global Helpers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*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>
        <w:rPr>
          <w:color w:val="323E4F" w:themeColor="text2" w:themeShade="BF"/>
          <w:lang w:val="en-US"/>
        </w:rPr>
        <w:t xml:space="preserve"> * console 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* _       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* s       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* HTTP    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*/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>class Script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/**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* @params {object} request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*/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prepare_outgoing_request({ request })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request.params            {object}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request.method        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request.url           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request.auth          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request.headers           {object}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lastRenderedPageBreak/>
        <w:t xml:space="preserve">    // request.data.token    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request.data.channel_id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request.data.channel_name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request.data.timestamp    {date}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request.data.user_id  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request.data.user_name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request.data.text        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request.data.trigger_word {string}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  <w:lang w:val="en-US"/>
        </w:rPr>
        <w:t xml:space="preserve">    let</w:t>
      </w:r>
      <w:r w:rsidRPr="005371CF">
        <w:rPr>
          <w:color w:val="323E4F" w:themeColor="text2" w:themeShade="BF"/>
        </w:rPr>
        <w:t xml:space="preserve"> </w:t>
      </w:r>
      <w:r w:rsidRPr="00C4394B">
        <w:rPr>
          <w:color w:val="323E4F" w:themeColor="text2" w:themeShade="BF"/>
          <w:lang w:val="en-US"/>
        </w:rPr>
        <w:t>match</w:t>
      </w:r>
      <w:r w:rsidRPr="005371CF">
        <w:rPr>
          <w:color w:val="323E4F" w:themeColor="text2" w:themeShade="BF"/>
        </w:rPr>
        <w:t>;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</w:p>
    <w:p w:rsidR="00C4394B" w:rsidRPr="001E1ACC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1E1ACC">
        <w:rPr>
          <w:color w:val="323E4F" w:themeColor="text2" w:themeShade="BF"/>
        </w:rPr>
        <w:t xml:space="preserve">    // </w:t>
      </w:r>
      <w:r w:rsidR="001E1ACC">
        <w:rPr>
          <w:color w:val="323E4F" w:themeColor="text2" w:themeShade="BF"/>
        </w:rPr>
        <w:t>Изменение адреса и метода запроса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1E1ACC">
        <w:rPr>
          <w:color w:val="323E4F" w:themeColor="text2" w:themeShade="BF"/>
        </w:rPr>
        <w:t xml:space="preserve">    </w:t>
      </w:r>
      <w:r w:rsidRPr="00C4394B">
        <w:rPr>
          <w:color w:val="323E4F" w:themeColor="text2" w:themeShade="BF"/>
          <w:lang w:val="en-US"/>
        </w:rPr>
        <w:t>match = request.data.text.match(/^pr\s(ls|list)/);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if (match)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return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url: request.url + '/pulls',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headers: request.headers,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method: 'GET'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};</w:t>
      </w:r>
    </w:p>
    <w:p w:rsidR="00C4394B" w:rsidRPr="003238D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  <w:lang w:val="en-US"/>
        </w:rPr>
        <w:t xml:space="preserve">    </w:t>
      </w:r>
      <w:r w:rsidRPr="003238DF">
        <w:rPr>
          <w:color w:val="323E4F" w:themeColor="text2" w:themeShade="BF"/>
        </w:rPr>
        <w:t>}</w:t>
      </w:r>
    </w:p>
    <w:p w:rsidR="00C4394B" w:rsidRPr="003238D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</w:p>
    <w:p w:rsidR="00C4394B" w:rsidRPr="001E1ACC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1E1ACC">
        <w:rPr>
          <w:color w:val="323E4F" w:themeColor="text2" w:themeShade="BF"/>
        </w:rPr>
        <w:t xml:space="preserve">    // </w:t>
      </w:r>
      <w:r w:rsidR="001E1ACC">
        <w:rPr>
          <w:color w:val="323E4F" w:themeColor="text2" w:themeShade="BF"/>
        </w:rPr>
        <w:t>Предотвращение</w:t>
      </w:r>
      <w:r w:rsidR="001E1ACC" w:rsidRPr="001E1ACC">
        <w:rPr>
          <w:color w:val="323E4F" w:themeColor="text2" w:themeShade="BF"/>
        </w:rPr>
        <w:t xml:space="preserve"> </w:t>
      </w:r>
      <w:r w:rsidR="001E1ACC">
        <w:rPr>
          <w:color w:val="323E4F" w:themeColor="text2" w:themeShade="BF"/>
        </w:rPr>
        <w:t>запроса</w:t>
      </w:r>
      <w:r w:rsidR="001E1ACC" w:rsidRPr="001E1ACC">
        <w:rPr>
          <w:color w:val="323E4F" w:themeColor="text2" w:themeShade="BF"/>
        </w:rPr>
        <w:t xml:space="preserve"> </w:t>
      </w:r>
      <w:r w:rsidR="001E1ACC">
        <w:rPr>
          <w:color w:val="323E4F" w:themeColor="text2" w:themeShade="BF"/>
        </w:rPr>
        <w:t>и</w:t>
      </w:r>
      <w:r w:rsidR="001E1ACC" w:rsidRPr="001E1ACC">
        <w:rPr>
          <w:color w:val="323E4F" w:themeColor="text2" w:themeShade="BF"/>
        </w:rPr>
        <w:t xml:space="preserve"> </w:t>
      </w:r>
      <w:r w:rsidR="001E1ACC">
        <w:rPr>
          <w:color w:val="323E4F" w:themeColor="text2" w:themeShade="BF"/>
        </w:rPr>
        <w:t>вывод</w:t>
      </w:r>
      <w:r w:rsidR="001E1ACC" w:rsidRPr="001E1ACC">
        <w:rPr>
          <w:color w:val="323E4F" w:themeColor="text2" w:themeShade="BF"/>
        </w:rPr>
        <w:t xml:space="preserve"> </w:t>
      </w:r>
      <w:r w:rsidR="001E1ACC">
        <w:rPr>
          <w:color w:val="323E4F" w:themeColor="text2" w:themeShade="BF"/>
        </w:rPr>
        <w:t>сообщение</w:t>
      </w:r>
    </w:p>
    <w:p w:rsidR="00C4394B" w:rsidRPr="00DC2467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1E1ACC">
        <w:rPr>
          <w:color w:val="323E4F" w:themeColor="text2" w:themeShade="BF"/>
        </w:rPr>
        <w:t xml:space="preserve">    </w:t>
      </w:r>
      <w:r w:rsidRPr="00C4394B">
        <w:rPr>
          <w:color w:val="323E4F" w:themeColor="text2" w:themeShade="BF"/>
          <w:lang w:val="en-US"/>
        </w:rPr>
        <w:t>match</w:t>
      </w:r>
      <w:r w:rsidRPr="00DC2467">
        <w:rPr>
          <w:color w:val="323E4F" w:themeColor="text2" w:themeShade="BF"/>
        </w:rPr>
        <w:t xml:space="preserve"> = </w:t>
      </w:r>
      <w:r w:rsidRPr="00C4394B">
        <w:rPr>
          <w:color w:val="323E4F" w:themeColor="text2" w:themeShade="BF"/>
          <w:lang w:val="en-US"/>
        </w:rPr>
        <w:t>request</w:t>
      </w:r>
      <w:r w:rsidRPr="00DC2467">
        <w:rPr>
          <w:color w:val="323E4F" w:themeColor="text2" w:themeShade="BF"/>
        </w:rPr>
        <w:t>.</w:t>
      </w:r>
      <w:r w:rsidRPr="00C4394B">
        <w:rPr>
          <w:color w:val="323E4F" w:themeColor="text2" w:themeShade="BF"/>
          <w:lang w:val="en-US"/>
        </w:rPr>
        <w:t>data</w:t>
      </w:r>
      <w:r w:rsidRPr="00DC2467">
        <w:rPr>
          <w:color w:val="323E4F" w:themeColor="text2" w:themeShade="BF"/>
        </w:rPr>
        <w:t>.</w:t>
      </w:r>
      <w:r w:rsidRPr="00C4394B">
        <w:rPr>
          <w:color w:val="323E4F" w:themeColor="text2" w:themeShade="BF"/>
          <w:lang w:val="en-US"/>
        </w:rPr>
        <w:t>text</w:t>
      </w:r>
      <w:r w:rsidRPr="00DC2467">
        <w:rPr>
          <w:color w:val="323E4F" w:themeColor="text2" w:themeShade="BF"/>
        </w:rPr>
        <w:t>.</w:t>
      </w:r>
      <w:r w:rsidRPr="00C4394B">
        <w:rPr>
          <w:color w:val="323E4F" w:themeColor="text2" w:themeShade="BF"/>
          <w:lang w:val="en-US"/>
        </w:rPr>
        <w:t>match</w:t>
      </w:r>
      <w:r w:rsidRPr="00DC2467">
        <w:rPr>
          <w:color w:val="323E4F" w:themeColor="text2" w:themeShade="BF"/>
        </w:rPr>
        <w:t>(/^</w:t>
      </w:r>
      <w:r w:rsidRPr="00C4394B">
        <w:rPr>
          <w:color w:val="323E4F" w:themeColor="text2" w:themeShade="BF"/>
          <w:lang w:val="en-US"/>
        </w:rPr>
        <w:t>help</w:t>
      </w:r>
      <w:r w:rsidRPr="00DC2467">
        <w:rPr>
          <w:color w:val="323E4F" w:themeColor="text2" w:themeShade="BF"/>
        </w:rPr>
        <w:t>$/);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DC2467">
        <w:rPr>
          <w:color w:val="323E4F" w:themeColor="text2" w:themeShade="BF"/>
        </w:rPr>
        <w:t xml:space="preserve">    </w:t>
      </w:r>
      <w:r w:rsidRPr="00C4394B">
        <w:rPr>
          <w:color w:val="323E4F" w:themeColor="text2" w:themeShade="BF"/>
          <w:lang w:val="en-US"/>
        </w:rPr>
        <w:t>if (match)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return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message: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text: [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  '**commands**',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  '```',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    '  pr ls [open|closed|all]  List Pull Requests',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  '```'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].join('\n')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lastRenderedPageBreak/>
        <w:t xml:space="preserve">          // "channel": "#</w:t>
      </w:r>
      <w:r w:rsidR="001E1ACC">
        <w:rPr>
          <w:color w:val="323E4F" w:themeColor="text2" w:themeShade="BF"/>
        </w:rPr>
        <w:t>имя</w:t>
      </w:r>
      <w:r w:rsidR="001E1ACC" w:rsidRPr="005371CF">
        <w:rPr>
          <w:color w:val="323E4F" w:themeColor="text2" w:themeShade="BF"/>
          <w:lang w:val="en-US"/>
        </w:rPr>
        <w:t>_</w:t>
      </w:r>
      <w:r w:rsidR="001E1ACC">
        <w:rPr>
          <w:color w:val="323E4F" w:themeColor="text2" w:themeShade="BF"/>
        </w:rPr>
        <w:t>канала</w:t>
      </w:r>
      <w:r w:rsidRPr="00C4394B">
        <w:rPr>
          <w:color w:val="323E4F" w:themeColor="text2" w:themeShade="BF"/>
          <w:lang w:val="en-US"/>
        </w:rPr>
        <w:t>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"attachments": [{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"color": "#FF0000",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"author_name": "</w:t>
      </w:r>
      <w:r w:rsidR="001E1ACC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C</w:t>
      </w:r>
      <w:r w:rsidR="0033416B">
        <w:rPr>
          <w:color w:val="323E4F" w:themeColor="text2" w:themeShade="BF"/>
          <w:lang w:val="en-US"/>
        </w:rPr>
        <w:t>h</w:t>
      </w:r>
      <w:r w:rsidRPr="00C4394B">
        <w:rPr>
          <w:color w:val="323E4F" w:themeColor="text2" w:themeShade="BF"/>
          <w:lang w:val="en-US"/>
        </w:rPr>
        <w:t>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"author_link": "https://</w:t>
      </w:r>
      <w:r w:rsidR="00163E19">
        <w:rPr>
          <w:color w:val="323E4F" w:themeColor="text2" w:themeShade="BF"/>
          <w:lang w:val="en-US"/>
        </w:rPr>
        <w:t>unic.chat/direct/unic</w:t>
      </w:r>
      <w:r w:rsidRPr="00C4394B">
        <w:rPr>
          <w:color w:val="323E4F" w:themeColor="text2" w:themeShade="BF"/>
          <w:lang w:val="en-US"/>
        </w:rPr>
        <w:t>.cat",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"author_icon": "https://</w:t>
      </w:r>
      <w:r w:rsidR="00163E19">
        <w:rPr>
          <w:color w:val="323E4F" w:themeColor="text2" w:themeShade="BF"/>
          <w:lang w:val="en-US"/>
        </w:rPr>
        <w:t>unic.chat/avatar/</w:t>
      </w:r>
      <w:r w:rsidRPr="00C4394B">
        <w:rPr>
          <w:color w:val="323E4F" w:themeColor="text2" w:themeShade="BF"/>
          <w:lang w:val="en-US"/>
        </w:rPr>
        <w:t>cat.jpg",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"title": "</w:t>
      </w:r>
      <w:r w:rsidR="00163E19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Chat",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"title_link": "https://</w:t>
      </w:r>
      <w:r w:rsidR="00163E19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t.chat",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"text": "</w:t>
      </w:r>
      <w:r w:rsidR="00163E19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 xml:space="preserve">Chat, </w:t>
      </w:r>
      <w:r w:rsidR="00163E19">
        <w:rPr>
          <w:color w:val="323E4F" w:themeColor="text2" w:themeShade="BF"/>
          <w:lang w:val="en-US"/>
        </w:rPr>
        <w:t>make your IT great again!</w:t>
      </w:r>
      <w:r w:rsidRPr="00C4394B">
        <w:rPr>
          <w:color w:val="323E4F" w:themeColor="text2" w:themeShade="BF"/>
          <w:lang w:val="en-US"/>
        </w:rPr>
        <w:t>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"fields": [{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  "title": "Priority",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  "value": "High",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  "short": false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}],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"image_url": "https://</w:t>
      </w:r>
      <w:r w:rsidR="00163E19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.chat/images/mockup.png",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  "thumb_url": "https://</w:t>
      </w:r>
      <w:r w:rsidR="00163E19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.chat/images/mockup.png"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  // }]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};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/**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* @params {object} request, response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*/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process_outgoing_response({ request, response })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request              {object} - the object returned by prepare_outgoing_request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response.error       {object}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response.status_code {integer}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response.content     {object}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// response.content_raw {string/object}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lastRenderedPageBreak/>
        <w:t xml:space="preserve">    // response.headers     {object}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var text = [];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response.content.forEach(function(pr)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text.push('&gt; '+pr.state+' [#'+pr.number+']('+pr.html_url+') - '+pr.title);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  <w:lang w:val="en-US"/>
        </w:rPr>
        <w:t xml:space="preserve">    </w:t>
      </w:r>
      <w:r w:rsidRPr="005371CF">
        <w:rPr>
          <w:color w:val="323E4F" w:themeColor="text2" w:themeShade="BF"/>
        </w:rPr>
        <w:t>});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</w:p>
    <w:p w:rsidR="00C4394B" w:rsidRPr="00397837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397837">
        <w:rPr>
          <w:color w:val="323E4F" w:themeColor="text2" w:themeShade="BF"/>
        </w:rPr>
        <w:t xml:space="preserve">    // </w:t>
      </w:r>
      <w:r w:rsidR="00397837">
        <w:rPr>
          <w:color w:val="323E4F" w:themeColor="text2" w:themeShade="BF"/>
        </w:rPr>
        <w:t>Ответ</w:t>
      </w:r>
      <w:r w:rsidR="00397837" w:rsidRPr="00397837">
        <w:rPr>
          <w:color w:val="323E4F" w:themeColor="text2" w:themeShade="BF"/>
        </w:rPr>
        <w:t xml:space="preserve"> </w:t>
      </w:r>
      <w:r w:rsidR="00397837">
        <w:rPr>
          <w:color w:val="323E4F" w:themeColor="text2" w:themeShade="BF"/>
          <w:lang w:val="en-US"/>
        </w:rPr>
        <w:t>false</w:t>
      </w:r>
      <w:r w:rsidR="00397837" w:rsidRPr="00397837">
        <w:rPr>
          <w:color w:val="323E4F" w:themeColor="text2" w:themeShade="BF"/>
        </w:rPr>
        <w:t xml:space="preserve"> </w:t>
      </w:r>
      <w:r w:rsidR="00397837">
        <w:rPr>
          <w:color w:val="323E4F" w:themeColor="text2" w:themeShade="BF"/>
        </w:rPr>
        <w:t>отменит</w:t>
      </w:r>
      <w:r w:rsidR="00397837" w:rsidRPr="00397837">
        <w:rPr>
          <w:color w:val="323E4F" w:themeColor="text2" w:themeShade="BF"/>
        </w:rPr>
        <w:t xml:space="preserve"> </w:t>
      </w:r>
      <w:r w:rsidR="00397837">
        <w:rPr>
          <w:color w:val="323E4F" w:themeColor="text2" w:themeShade="BF"/>
        </w:rPr>
        <w:t>ответ запроса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397837">
        <w:rPr>
          <w:color w:val="323E4F" w:themeColor="text2" w:themeShade="BF"/>
        </w:rPr>
        <w:t xml:space="preserve">    </w:t>
      </w:r>
      <w:r w:rsidRPr="005371CF">
        <w:rPr>
          <w:color w:val="323E4F" w:themeColor="text2" w:themeShade="BF"/>
        </w:rPr>
        <w:t xml:space="preserve">// </w:t>
      </w:r>
      <w:r w:rsidRPr="00C4394B">
        <w:rPr>
          <w:color w:val="323E4F" w:themeColor="text2" w:themeShade="BF"/>
          <w:lang w:val="en-US"/>
        </w:rPr>
        <w:t>return</w:t>
      </w:r>
      <w:r w:rsidRPr="005371CF">
        <w:rPr>
          <w:color w:val="323E4F" w:themeColor="text2" w:themeShade="BF"/>
        </w:rPr>
        <w:t xml:space="preserve"> </w:t>
      </w:r>
      <w:r w:rsidRPr="00C4394B">
        <w:rPr>
          <w:color w:val="323E4F" w:themeColor="text2" w:themeShade="BF"/>
          <w:lang w:val="en-US"/>
        </w:rPr>
        <w:t>false</w:t>
      </w:r>
      <w:r w:rsidRPr="005371CF">
        <w:rPr>
          <w:color w:val="323E4F" w:themeColor="text2" w:themeShade="BF"/>
        </w:rPr>
        <w:t>;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</w:p>
    <w:p w:rsidR="00C4394B" w:rsidRPr="00397837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397837">
        <w:rPr>
          <w:color w:val="323E4F" w:themeColor="text2" w:themeShade="BF"/>
        </w:rPr>
        <w:t xml:space="preserve">    // </w:t>
      </w:r>
      <w:r w:rsidR="00397837">
        <w:rPr>
          <w:color w:val="323E4F" w:themeColor="text2" w:themeShade="BF"/>
        </w:rPr>
        <w:t>Пустой ответ проложит стандартный процесс ответа на запрос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397837">
        <w:rPr>
          <w:color w:val="323E4F" w:themeColor="text2" w:themeShade="BF"/>
        </w:rPr>
        <w:t xml:space="preserve">    </w:t>
      </w:r>
      <w:r w:rsidRPr="00C4394B">
        <w:rPr>
          <w:color w:val="323E4F" w:themeColor="text2" w:themeShade="BF"/>
          <w:lang w:val="en-US"/>
        </w:rPr>
        <w:t>// return;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return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content: 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text: text.join('\n'),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</w:t>
      </w:r>
      <w:r w:rsidRPr="005371CF">
        <w:rPr>
          <w:color w:val="323E4F" w:themeColor="text2" w:themeShade="BF"/>
          <w:lang w:val="en-US"/>
        </w:rPr>
        <w:t>parseUrls: false</w:t>
      </w:r>
    </w:p>
    <w:p w:rsidR="00C4394B" w:rsidRPr="005371CF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5371CF">
        <w:rPr>
          <w:color w:val="323E4F" w:themeColor="text2" w:themeShade="BF"/>
          <w:lang w:val="en-US"/>
        </w:rPr>
        <w:t xml:space="preserve">        // "attachments": [{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"color": "#FF0000",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"author_name": "</w:t>
      </w:r>
      <w:r w:rsidR="003E04A1">
        <w:rPr>
          <w:lang w:val="en-US" w:eastAsia="ru-RU"/>
        </w:rPr>
        <w:t>Unic</w:t>
      </w:r>
      <w:r w:rsidRPr="00C4394B">
        <w:rPr>
          <w:color w:val="323E4F" w:themeColor="text2" w:themeShade="BF"/>
          <w:lang w:val="en-US"/>
        </w:rPr>
        <w:t>Cat",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"author_link": "https://</w:t>
      </w:r>
      <w:r w:rsidR="003E04A1">
        <w:rPr>
          <w:color w:val="323E4F" w:themeColor="text2" w:themeShade="BF"/>
          <w:lang w:val="en-US"/>
        </w:rPr>
        <w:t>app</w:t>
      </w:r>
      <w:r w:rsidRPr="00C4394B">
        <w:rPr>
          <w:color w:val="323E4F" w:themeColor="text2" w:themeShade="BF"/>
          <w:lang w:val="en-US"/>
        </w:rPr>
        <w:t>.</w:t>
      </w:r>
      <w:r w:rsidR="003E04A1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.chat/direct/</w:t>
      </w:r>
      <w:r w:rsidR="003E04A1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"author_icon": "https://</w:t>
      </w:r>
      <w:r w:rsidR="003E04A1">
        <w:rPr>
          <w:color w:val="323E4F" w:themeColor="text2" w:themeShade="BF"/>
          <w:lang w:val="en-US"/>
        </w:rPr>
        <w:t>app</w:t>
      </w:r>
      <w:r w:rsidRPr="00C4394B">
        <w:rPr>
          <w:color w:val="323E4F" w:themeColor="text2" w:themeShade="BF"/>
          <w:lang w:val="en-US"/>
        </w:rPr>
        <w:t>.</w:t>
      </w:r>
      <w:r w:rsidR="003E04A1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.chat/avatar/</w:t>
      </w:r>
      <w:r w:rsidR="003E04A1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.cat.jpg",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"title": "</w:t>
      </w:r>
      <w:r w:rsidR="003E04A1">
        <w:rPr>
          <w:color w:val="323E4F" w:themeColor="text2" w:themeShade="BF"/>
          <w:lang w:val="en-US"/>
        </w:rPr>
        <w:t>Unic</w:t>
      </w:r>
      <w:r w:rsidRPr="00C4394B">
        <w:rPr>
          <w:color w:val="323E4F" w:themeColor="text2" w:themeShade="BF"/>
          <w:lang w:val="en-US"/>
        </w:rPr>
        <w:t>.Chat",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"title_link": "https://</w:t>
      </w:r>
      <w:r w:rsidR="003E04A1">
        <w:rPr>
          <w:color w:val="323E4F" w:themeColor="text2" w:themeShade="BF"/>
          <w:lang w:val="en-US"/>
        </w:rPr>
        <w:t>app.unic</w:t>
      </w:r>
      <w:r w:rsidRPr="00C4394B">
        <w:rPr>
          <w:color w:val="323E4F" w:themeColor="text2" w:themeShade="BF"/>
          <w:lang w:val="en-US"/>
        </w:rPr>
        <w:t>.chat",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"text": "</w:t>
      </w:r>
      <w:r w:rsidR="003E04A1">
        <w:rPr>
          <w:color w:val="323E4F" w:themeColor="text2" w:themeShade="BF"/>
          <w:lang w:val="en-US"/>
        </w:rPr>
        <w:t>UnicChat</w:t>
      </w:r>
      <w:r w:rsidRPr="00C4394B">
        <w:rPr>
          <w:color w:val="323E4F" w:themeColor="text2" w:themeShade="BF"/>
          <w:lang w:val="en-US"/>
        </w:rPr>
        <w:t xml:space="preserve">, </w:t>
      </w:r>
      <w:r w:rsidR="003E04A1">
        <w:rPr>
          <w:color w:val="323E4F" w:themeColor="text2" w:themeShade="BF"/>
          <w:lang w:val="en-US"/>
        </w:rPr>
        <w:t>make your it great again!</w:t>
      </w:r>
      <w:r w:rsidRPr="00C4394B">
        <w:rPr>
          <w:color w:val="323E4F" w:themeColor="text2" w:themeShade="BF"/>
          <w:lang w:val="en-US"/>
        </w:rPr>
        <w:t>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"fields": [{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  "title": "Priority",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  "value": "High",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  "short": false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}],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"image_url": "https://</w:t>
      </w:r>
      <w:r w:rsidR="00DA1974">
        <w:rPr>
          <w:color w:val="323E4F" w:themeColor="text2" w:themeShade="BF"/>
          <w:lang w:val="en-US"/>
        </w:rPr>
        <w:t>app.unic</w:t>
      </w:r>
      <w:r w:rsidRPr="00C4394B">
        <w:rPr>
          <w:color w:val="323E4F" w:themeColor="text2" w:themeShade="BF"/>
          <w:lang w:val="en-US"/>
        </w:rPr>
        <w:t>.chat/images/mockup.png",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  <w:lang w:val="en-US"/>
        </w:rPr>
      </w:pPr>
      <w:r w:rsidRPr="00C4394B">
        <w:rPr>
          <w:color w:val="323E4F" w:themeColor="text2" w:themeShade="BF"/>
          <w:lang w:val="en-US"/>
        </w:rPr>
        <w:t xml:space="preserve">        //   "thumb_url": "https://</w:t>
      </w:r>
      <w:r w:rsidR="00DA1974" w:rsidRPr="00DA1974">
        <w:rPr>
          <w:color w:val="323E4F" w:themeColor="text2" w:themeShade="BF"/>
          <w:lang w:val="en-US"/>
        </w:rPr>
        <w:t xml:space="preserve"> </w:t>
      </w:r>
      <w:r w:rsidR="00DA1974">
        <w:rPr>
          <w:color w:val="323E4F" w:themeColor="text2" w:themeShade="BF"/>
          <w:lang w:val="en-US"/>
        </w:rPr>
        <w:t>app.unic</w:t>
      </w:r>
      <w:r w:rsidRPr="00C4394B">
        <w:rPr>
          <w:color w:val="323E4F" w:themeColor="text2" w:themeShade="BF"/>
          <w:lang w:val="en-US"/>
        </w:rPr>
        <w:t>.chat/images/mockup.png"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  <w:lang w:val="en-US"/>
        </w:rPr>
        <w:lastRenderedPageBreak/>
        <w:t xml:space="preserve">        </w:t>
      </w:r>
      <w:r w:rsidRPr="00C4394B">
        <w:rPr>
          <w:color w:val="323E4F" w:themeColor="text2" w:themeShade="BF"/>
        </w:rPr>
        <w:t>// }]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</w:rPr>
        <w:t xml:space="preserve">      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</w:rPr>
        <w:t xml:space="preserve">    };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</w:rPr>
        <w:t xml:space="preserve">  }</w:t>
      </w:r>
    </w:p>
    <w:p w:rsidR="00C4394B" w:rsidRPr="00C4394B" w:rsidRDefault="00C4394B" w:rsidP="00C4394B">
      <w:pPr>
        <w:tabs>
          <w:tab w:val="left" w:pos="1029"/>
        </w:tabs>
        <w:ind w:left="360"/>
        <w:rPr>
          <w:color w:val="323E4F" w:themeColor="text2" w:themeShade="BF"/>
        </w:rPr>
      </w:pPr>
      <w:r w:rsidRPr="00C4394B">
        <w:rPr>
          <w:color w:val="323E4F" w:themeColor="text2" w:themeShade="BF"/>
        </w:rPr>
        <w:t>}</w:t>
      </w:r>
    </w:p>
    <w:p w:rsidR="008D6ABF" w:rsidRPr="00D74150" w:rsidRDefault="00FD5CF7" w:rsidP="008D6ABF">
      <w:pPr>
        <w:pStyle w:val="Heading2v2"/>
        <w:ind w:left="426"/>
        <w:rPr>
          <w:rFonts w:eastAsia="Times New Roman"/>
          <w:bCs/>
          <w:lang w:eastAsia="ru-RU"/>
        </w:rPr>
      </w:pPr>
      <w:bookmarkStart w:id="56" w:name="_Toc234250445"/>
      <w:r>
        <w:rPr>
          <w:rFonts w:eastAsia="Times New Roman"/>
          <w:bCs/>
          <w:lang w:eastAsia="ru-RU"/>
        </w:rPr>
        <w:t>Импорт</w:t>
      </w:r>
      <w:bookmarkEnd w:id="56"/>
    </w:p>
    <w:p w:rsidR="008D6ABF" w:rsidRDefault="00A35A74" w:rsidP="008D6ABF">
      <w:pPr>
        <w:ind w:left="360"/>
        <w:rPr>
          <w:lang w:eastAsia="ru-RU"/>
        </w:rPr>
      </w:pPr>
      <w:r w:rsidRPr="00A35A74">
        <w:rPr>
          <w:lang w:eastAsia="ru-RU"/>
        </w:rPr>
        <w:t xml:space="preserve">При миграции с других сервисов </w:t>
      </w:r>
      <w:r w:rsidR="00272F2F">
        <w:rPr>
          <w:lang w:eastAsia="ru-RU"/>
        </w:rPr>
        <w:t>в</w:t>
      </w:r>
      <w:r w:rsidRPr="00A35A74">
        <w:rPr>
          <w:lang w:eastAsia="ru-RU"/>
        </w:rPr>
        <w:t xml:space="preserve"> </w:t>
      </w:r>
      <w:r>
        <w:rPr>
          <w:lang w:val="en-US" w:eastAsia="ru-RU"/>
        </w:rPr>
        <w:t>Unic</w:t>
      </w:r>
      <w:r w:rsidRPr="00A35A74">
        <w:rPr>
          <w:lang w:eastAsia="ru-RU"/>
        </w:rPr>
        <w:t xml:space="preserve">Chat вы можете импортировать все свои данные в свое рабочее пространство </w:t>
      </w:r>
      <w:r>
        <w:rPr>
          <w:lang w:val="en-US" w:eastAsia="ru-RU"/>
        </w:rPr>
        <w:t>Unic</w:t>
      </w:r>
      <w:r w:rsidRPr="00A35A74">
        <w:rPr>
          <w:lang w:eastAsia="ru-RU"/>
        </w:rPr>
        <w:t>Chat. На</w:t>
      </w:r>
      <w:r>
        <w:rPr>
          <w:lang w:eastAsia="ru-RU"/>
        </w:rPr>
        <w:t>пример, при миграции из Slack</w:t>
      </w:r>
      <w:r w:rsidRPr="00A35A74">
        <w:rPr>
          <w:lang w:eastAsia="ru-RU"/>
        </w:rPr>
        <w:t>.</w:t>
      </w:r>
    </w:p>
    <w:p w:rsidR="00A35A74" w:rsidRPr="00BD7BC2" w:rsidRDefault="00A35A74" w:rsidP="00A35A74">
      <w:pPr>
        <w:ind w:left="360"/>
        <w:rPr>
          <w:lang w:eastAsia="ru-RU"/>
        </w:rPr>
      </w:pPr>
      <w:r w:rsidRPr="00A35A74">
        <w:rPr>
          <w:lang w:eastAsia="ru-RU"/>
        </w:rPr>
        <w:t>Чтобы получить доступ к этому меню, перейдите в </w:t>
      </w:r>
      <w:r w:rsidRPr="00A35A74">
        <w:rPr>
          <w:b/>
          <w:bCs/>
          <w:lang w:eastAsia="ru-RU"/>
        </w:rPr>
        <w:t>Администрирование</w:t>
      </w:r>
      <w:r>
        <w:rPr>
          <w:lang w:eastAsia="ru-RU"/>
        </w:rPr>
        <w:t> &gt;</w:t>
      </w:r>
      <w:r w:rsidRPr="00A35A74">
        <w:rPr>
          <w:b/>
          <w:bCs/>
          <w:lang w:eastAsia="ru-RU"/>
        </w:rPr>
        <w:t xml:space="preserve"> Импорт</w:t>
      </w:r>
      <w:r w:rsidR="00BD7BC2" w:rsidRPr="00BD7BC2">
        <w:rPr>
          <w:lang w:eastAsia="ru-RU"/>
        </w:rPr>
        <w:t>:</w:t>
      </w:r>
    </w:p>
    <w:p w:rsidR="00BD7BC2" w:rsidRPr="00BD7BC2" w:rsidRDefault="00BD7BC2" w:rsidP="00BD7BC2">
      <w:pPr>
        <w:numPr>
          <w:ilvl w:val="0"/>
          <w:numId w:val="42"/>
        </w:numPr>
        <w:rPr>
          <w:lang w:eastAsia="ru-RU"/>
        </w:rPr>
      </w:pPr>
      <w:r w:rsidRPr="00BD7BC2">
        <w:rPr>
          <w:lang w:eastAsia="ru-RU"/>
        </w:rPr>
        <w:t>Выберите один из следующих вариантов для поля </w:t>
      </w:r>
      <w:r w:rsidRPr="00BD7BC2">
        <w:rPr>
          <w:b/>
          <w:bCs/>
          <w:lang w:eastAsia="ru-RU"/>
        </w:rPr>
        <w:t>«Тип файла»</w:t>
      </w:r>
      <w:r w:rsidRPr="00BD7BC2">
        <w:rPr>
          <w:lang w:eastAsia="ru-RU"/>
        </w:rPr>
        <w:t>:</w:t>
      </w:r>
    </w:p>
    <w:p w:rsidR="00BD7BC2" w:rsidRPr="00BD7BC2" w:rsidRDefault="00BD7BC2" w:rsidP="00BD7BC2">
      <w:pPr>
        <w:numPr>
          <w:ilvl w:val="1"/>
          <w:numId w:val="42"/>
        </w:numPr>
        <w:rPr>
          <w:lang w:eastAsia="ru-RU"/>
        </w:rPr>
      </w:pPr>
      <w:r w:rsidRPr="00BD7BC2">
        <w:rPr>
          <w:b/>
          <w:bCs/>
          <w:lang w:eastAsia="ru-RU"/>
        </w:rPr>
        <w:t>Загрузить</w:t>
      </w:r>
      <w:r w:rsidRPr="00BD7BC2">
        <w:rPr>
          <w:lang w:eastAsia="ru-RU"/>
        </w:rPr>
        <w:t>: загрузить экспортированные данные в виде файла</w:t>
      </w:r>
      <w:r w:rsidR="00123F25" w:rsidRPr="00123F25">
        <w:rPr>
          <w:lang w:eastAsia="ru-RU"/>
        </w:rPr>
        <w:t xml:space="preserve"> </w:t>
      </w:r>
      <w:r w:rsidR="00123F25">
        <w:rPr>
          <w:lang w:eastAsia="ru-RU"/>
        </w:rPr>
        <w:t>экспорта</w:t>
      </w:r>
      <w:r w:rsidRPr="00BD7BC2">
        <w:rPr>
          <w:lang w:eastAsia="ru-RU"/>
        </w:rPr>
        <w:t>.</w:t>
      </w:r>
    </w:p>
    <w:p w:rsidR="00BD7BC2" w:rsidRPr="00BD7BC2" w:rsidRDefault="00BD7BC2" w:rsidP="00BD7BC2">
      <w:pPr>
        <w:numPr>
          <w:ilvl w:val="1"/>
          <w:numId w:val="42"/>
        </w:numPr>
        <w:rPr>
          <w:lang w:eastAsia="ru-RU"/>
        </w:rPr>
      </w:pPr>
      <w:r w:rsidRPr="00BD7BC2">
        <w:rPr>
          <w:b/>
          <w:bCs/>
          <w:lang w:eastAsia="ru-RU"/>
        </w:rPr>
        <w:t>Публичный URL</w:t>
      </w:r>
      <w:r w:rsidRPr="00BD7BC2">
        <w:rPr>
          <w:lang w:eastAsia="ru-RU"/>
        </w:rPr>
        <w:t>: введите URL-адрес файла.</w:t>
      </w:r>
    </w:p>
    <w:p w:rsidR="00BD7BC2" w:rsidRPr="00BD7BC2" w:rsidRDefault="00BD7BC2" w:rsidP="00BD7BC2">
      <w:pPr>
        <w:numPr>
          <w:ilvl w:val="1"/>
          <w:numId w:val="42"/>
        </w:numPr>
        <w:rPr>
          <w:lang w:eastAsia="ru-RU"/>
        </w:rPr>
      </w:pPr>
      <w:r w:rsidRPr="00BD7BC2">
        <w:rPr>
          <w:b/>
          <w:bCs/>
          <w:lang w:eastAsia="ru-RU"/>
        </w:rPr>
        <w:t>Путь к файлу сервера</w:t>
      </w:r>
      <w:r w:rsidRPr="00BD7BC2">
        <w:rPr>
          <w:lang w:eastAsia="ru-RU"/>
        </w:rPr>
        <w:t>: введите путь к файлу.</w:t>
      </w:r>
    </w:p>
    <w:p w:rsidR="00BD7BC2" w:rsidRPr="00BD7BC2" w:rsidRDefault="00BD7BC2" w:rsidP="00BD7BC2">
      <w:pPr>
        <w:numPr>
          <w:ilvl w:val="0"/>
          <w:numId w:val="42"/>
        </w:numPr>
        <w:rPr>
          <w:lang w:eastAsia="ru-RU"/>
        </w:rPr>
      </w:pPr>
      <w:r w:rsidRPr="00BD7BC2">
        <w:rPr>
          <w:lang w:eastAsia="ru-RU"/>
        </w:rPr>
        <w:t>Нажмите </w:t>
      </w:r>
      <w:r w:rsidRPr="00BD7BC2">
        <w:rPr>
          <w:b/>
          <w:bCs/>
          <w:lang w:eastAsia="ru-RU"/>
        </w:rPr>
        <w:t>Импорт</w:t>
      </w:r>
      <w:r w:rsidRPr="00BD7BC2">
        <w:rPr>
          <w:lang w:eastAsia="ru-RU"/>
        </w:rPr>
        <w:t>.</w:t>
      </w:r>
    </w:p>
    <w:p w:rsidR="00BD7BC2" w:rsidRPr="00BD7BC2" w:rsidRDefault="00BD7BC2" w:rsidP="00BD7BC2">
      <w:pPr>
        <w:numPr>
          <w:ilvl w:val="1"/>
          <w:numId w:val="42"/>
        </w:numPr>
        <w:rPr>
          <w:lang w:eastAsia="ru-RU"/>
        </w:rPr>
      </w:pPr>
      <w:r w:rsidRPr="00BD7BC2">
        <w:rPr>
          <w:lang w:eastAsia="ru-RU"/>
        </w:rPr>
        <w:t>Если вы импортируете все данные рабочего пространства</w:t>
      </w:r>
      <w:r w:rsidR="00E833D4">
        <w:rPr>
          <w:lang w:eastAsia="ru-RU"/>
        </w:rPr>
        <w:t>, например</w:t>
      </w:r>
      <w:r w:rsidRPr="00BD7BC2">
        <w:rPr>
          <w:lang w:eastAsia="ru-RU"/>
        </w:rPr>
        <w:t> </w:t>
      </w:r>
      <w:r w:rsidRPr="00BD7BC2">
        <w:rPr>
          <w:b/>
          <w:bCs/>
          <w:lang w:eastAsia="ru-RU"/>
        </w:rPr>
        <w:t>Slack</w:t>
      </w:r>
      <w:r w:rsidRPr="00BD7BC2">
        <w:rPr>
          <w:lang w:eastAsia="ru-RU"/>
        </w:rPr>
        <w:t xml:space="preserve">, </w:t>
      </w:r>
      <w:r w:rsidR="00E833D4">
        <w:rPr>
          <w:lang w:eastAsia="ru-RU"/>
        </w:rPr>
        <w:t xml:space="preserve">то </w:t>
      </w:r>
      <w:r w:rsidRPr="00BD7BC2">
        <w:rPr>
          <w:lang w:eastAsia="ru-RU"/>
        </w:rPr>
        <w:t>отображаются вкладки пользователей, каналов и сообщений. Снимите отметку с </w:t>
      </w:r>
      <w:r w:rsidRPr="00BD7BC2">
        <w:rPr>
          <w:b/>
          <w:bCs/>
          <w:lang w:eastAsia="ru-RU"/>
        </w:rPr>
        <w:t>пользователей</w:t>
      </w:r>
      <w:r w:rsidRPr="00BD7BC2">
        <w:rPr>
          <w:lang w:eastAsia="ru-RU"/>
        </w:rPr>
        <w:t> и </w:t>
      </w:r>
      <w:r w:rsidRPr="00BD7BC2">
        <w:rPr>
          <w:b/>
          <w:bCs/>
          <w:lang w:eastAsia="ru-RU"/>
        </w:rPr>
        <w:t>каналов</w:t>
      </w:r>
      <w:r w:rsidRPr="00BD7BC2">
        <w:rPr>
          <w:lang w:eastAsia="ru-RU"/>
        </w:rPr>
        <w:t>, которых вы не хотите импортировать. По умолчанию импортируются все сообщения от выбранных пользователей и каналов.</w:t>
      </w:r>
    </w:p>
    <w:p w:rsidR="00BD7BC2" w:rsidRPr="00BD7BC2" w:rsidRDefault="00BD7BC2" w:rsidP="00BD7BC2">
      <w:pPr>
        <w:numPr>
          <w:ilvl w:val="1"/>
          <w:numId w:val="42"/>
        </w:numPr>
        <w:rPr>
          <w:lang w:eastAsia="ru-RU"/>
        </w:rPr>
      </w:pPr>
      <w:r w:rsidRPr="00BD7BC2">
        <w:rPr>
          <w:lang w:eastAsia="ru-RU"/>
        </w:rPr>
        <w:t>Если вы импортируете только</w:t>
      </w:r>
      <w:r w:rsidR="00E833D4">
        <w:rPr>
          <w:lang w:eastAsia="ru-RU"/>
        </w:rPr>
        <w:t>, например,</w:t>
      </w:r>
      <w:r w:rsidRPr="00BD7BC2">
        <w:rPr>
          <w:lang w:eastAsia="ru-RU"/>
        </w:rPr>
        <w:t> </w:t>
      </w:r>
      <w:r w:rsidRPr="00BD7BC2">
        <w:rPr>
          <w:b/>
          <w:bCs/>
          <w:lang w:eastAsia="ru-RU"/>
        </w:rPr>
        <w:t>CSV-файл пользователей Slack</w:t>
      </w:r>
      <w:r w:rsidRPr="00BD7BC2">
        <w:rPr>
          <w:lang w:eastAsia="ru-RU"/>
        </w:rPr>
        <w:t>, отображается список пользователей. Вы можете отменить выбор пользователей, которых не хотите импортировать.</w:t>
      </w:r>
    </w:p>
    <w:p w:rsidR="00BD7BC2" w:rsidRPr="00BD7BC2" w:rsidRDefault="00BD7BC2" w:rsidP="00BD7BC2">
      <w:pPr>
        <w:numPr>
          <w:ilvl w:val="0"/>
          <w:numId w:val="42"/>
        </w:numPr>
        <w:rPr>
          <w:lang w:eastAsia="ru-RU"/>
        </w:rPr>
      </w:pPr>
      <w:r w:rsidRPr="00BD7BC2">
        <w:rPr>
          <w:lang w:eastAsia="ru-RU"/>
        </w:rPr>
        <w:t>Нажмите </w:t>
      </w:r>
      <w:r w:rsidRPr="00BD7BC2">
        <w:rPr>
          <w:b/>
          <w:bCs/>
          <w:lang w:eastAsia="ru-RU"/>
        </w:rPr>
        <w:t>Начать импорт</w:t>
      </w:r>
      <w:r w:rsidRPr="00BD7BC2">
        <w:rPr>
          <w:lang w:eastAsia="ru-RU"/>
        </w:rPr>
        <w:t>. После успешного импорта вы сможете просмотреть сведения об импорте на странице </w:t>
      </w:r>
      <w:r w:rsidRPr="00BD7BC2">
        <w:rPr>
          <w:b/>
          <w:bCs/>
          <w:lang w:eastAsia="ru-RU"/>
        </w:rPr>
        <w:t>Импорт</w:t>
      </w:r>
      <w:r w:rsidRPr="00BD7BC2">
        <w:rPr>
          <w:lang w:eastAsia="ru-RU"/>
        </w:rPr>
        <w:t>.</w:t>
      </w:r>
    </w:p>
    <w:p w:rsidR="00BD7BC2" w:rsidRPr="00BD7BC2" w:rsidRDefault="00BD7BC2" w:rsidP="00BD7BC2">
      <w:pPr>
        <w:ind w:left="720"/>
        <w:rPr>
          <w:b/>
          <w:bCs/>
          <w:lang w:eastAsia="ru-RU"/>
        </w:rPr>
      </w:pPr>
      <w:r w:rsidRPr="00BD7BC2">
        <w:rPr>
          <w:b/>
          <w:bCs/>
          <w:lang w:eastAsia="ru-RU"/>
        </w:rPr>
        <w:t>После импорта</w:t>
      </w:r>
    </w:p>
    <w:p w:rsidR="00BD7BC2" w:rsidRPr="00BD7BC2" w:rsidRDefault="00E833D4" w:rsidP="00BD7BC2">
      <w:pPr>
        <w:ind w:left="720"/>
        <w:rPr>
          <w:lang w:eastAsia="ru-RU"/>
        </w:rPr>
      </w:pPr>
      <w:r>
        <w:rPr>
          <w:lang w:eastAsia="ru-RU"/>
        </w:rPr>
        <w:t>Теперь, когда ваши данные</w:t>
      </w:r>
      <w:r w:rsidR="00BD7BC2" w:rsidRPr="00BD7BC2">
        <w:rPr>
          <w:lang w:eastAsia="ru-RU"/>
        </w:rPr>
        <w:t xml:space="preserve"> успешно импортированы, вы можете выполнить следующие шаги для прове</w:t>
      </w:r>
      <w:r>
        <w:rPr>
          <w:lang w:eastAsia="ru-RU"/>
        </w:rPr>
        <w:t>рки</w:t>
      </w:r>
      <w:r w:rsidR="00BD7BC2" w:rsidRPr="00BD7BC2">
        <w:rPr>
          <w:lang w:eastAsia="ru-RU"/>
        </w:rPr>
        <w:t xml:space="preserve"> данных:</w:t>
      </w:r>
    </w:p>
    <w:p w:rsidR="00BD7BC2" w:rsidRPr="00BD7BC2" w:rsidRDefault="00BD7BC2" w:rsidP="00BD7BC2">
      <w:pPr>
        <w:numPr>
          <w:ilvl w:val="0"/>
          <w:numId w:val="43"/>
        </w:numPr>
        <w:rPr>
          <w:lang w:eastAsia="ru-RU"/>
        </w:rPr>
      </w:pPr>
      <w:r w:rsidRPr="00BD7BC2">
        <w:rPr>
          <w:lang w:eastAsia="ru-RU"/>
        </w:rPr>
        <w:t>Перейдите в </w:t>
      </w:r>
      <w:r w:rsidRPr="00BD7BC2">
        <w:rPr>
          <w:b/>
          <w:bCs/>
          <w:lang w:eastAsia="ru-RU"/>
        </w:rPr>
        <w:t>Администрирование</w:t>
      </w:r>
      <w:r w:rsidR="00E833D4" w:rsidRPr="00BD7BC2">
        <w:rPr>
          <w:lang w:eastAsia="ru-RU"/>
        </w:rPr>
        <w:t xml:space="preserve"> </w:t>
      </w:r>
      <w:r w:rsidRPr="00BD7BC2">
        <w:rPr>
          <w:lang w:eastAsia="ru-RU"/>
        </w:rPr>
        <w:t>&gt; </w:t>
      </w:r>
      <w:r w:rsidRPr="00BD7BC2">
        <w:rPr>
          <w:b/>
          <w:bCs/>
          <w:lang w:eastAsia="ru-RU"/>
        </w:rPr>
        <w:t>Пользователи</w:t>
      </w:r>
      <w:r w:rsidRPr="00BD7BC2">
        <w:rPr>
          <w:lang w:eastAsia="ru-RU"/>
        </w:rPr>
        <w:t> . Проверьте, что ваши пользователи присутствуют. Обратите внимание, что </w:t>
      </w:r>
      <w:r w:rsidR="00E833D4">
        <w:rPr>
          <w:lang w:eastAsia="ru-RU"/>
        </w:rPr>
        <w:t>не все роли могут наследоваться при импорте.</w:t>
      </w:r>
    </w:p>
    <w:p w:rsidR="00BD7BC2" w:rsidRDefault="00BD7BC2" w:rsidP="00BD7BC2">
      <w:pPr>
        <w:numPr>
          <w:ilvl w:val="0"/>
          <w:numId w:val="43"/>
        </w:numPr>
        <w:rPr>
          <w:lang w:eastAsia="ru-RU"/>
        </w:rPr>
      </w:pPr>
      <w:r w:rsidRPr="00BD7BC2">
        <w:rPr>
          <w:lang w:eastAsia="ru-RU"/>
        </w:rPr>
        <w:t>Используйте опцию поиска для поиска импортированных каналов. Вы можете увидеть импортированные сообщения в каналах.</w:t>
      </w:r>
    </w:p>
    <w:p w:rsidR="00035A2D" w:rsidRPr="00035A2D" w:rsidRDefault="00035A2D" w:rsidP="00035A2D">
      <w:pPr>
        <w:ind w:left="720"/>
        <w:rPr>
          <w:lang w:eastAsia="ru-RU"/>
        </w:rPr>
      </w:pPr>
      <w:r>
        <w:rPr>
          <w:lang w:eastAsia="ru-RU"/>
        </w:rPr>
        <w:t xml:space="preserve">Дополнительные возможности импорта предоставляются командой технической поддержки </w:t>
      </w:r>
      <w:r>
        <w:rPr>
          <w:lang w:val="en-US" w:eastAsia="ru-RU"/>
        </w:rPr>
        <w:t>UnicChat</w:t>
      </w:r>
      <w:r w:rsidRPr="00035A2D">
        <w:rPr>
          <w:lang w:eastAsia="ru-RU"/>
        </w:rPr>
        <w:t xml:space="preserve"> </w:t>
      </w:r>
      <w:r>
        <w:rPr>
          <w:lang w:eastAsia="ru-RU"/>
        </w:rPr>
        <w:t>в рамках доступной лицензии рабочего пространства</w:t>
      </w:r>
    </w:p>
    <w:p w:rsidR="00BD7BC2" w:rsidRPr="00A35A74" w:rsidRDefault="00BD7BC2" w:rsidP="00BD7BC2">
      <w:pPr>
        <w:ind w:left="720"/>
        <w:rPr>
          <w:lang w:eastAsia="ru-RU"/>
        </w:rPr>
      </w:pPr>
      <w:r>
        <w:rPr>
          <w:b/>
          <w:bCs/>
          <w:lang w:eastAsia="ru-RU"/>
        </w:rPr>
        <w:t xml:space="preserve"> </w:t>
      </w:r>
    </w:p>
    <w:p w:rsidR="00A35A74" w:rsidRPr="00BD321B" w:rsidRDefault="00A35A74" w:rsidP="008D6ABF">
      <w:pPr>
        <w:ind w:left="360"/>
        <w:rPr>
          <w:lang w:eastAsia="ru-RU"/>
        </w:rPr>
      </w:pPr>
    </w:p>
    <w:p w:rsidR="00272F2F" w:rsidRPr="00D74150" w:rsidRDefault="00237360" w:rsidP="00272F2F">
      <w:pPr>
        <w:pStyle w:val="Heading2v2"/>
        <w:ind w:left="426"/>
        <w:rPr>
          <w:rFonts w:eastAsia="Times New Roman"/>
          <w:bCs/>
          <w:lang w:eastAsia="ru-RU"/>
        </w:rPr>
      </w:pPr>
      <w:bookmarkStart w:id="57" w:name="_Toc234250446"/>
      <w:r>
        <w:rPr>
          <w:rFonts w:eastAsia="Times New Roman"/>
          <w:bCs/>
          <w:lang w:eastAsia="ru-RU"/>
        </w:rPr>
        <w:lastRenderedPageBreak/>
        <w:t>Отчёты</w:t>
      </w:r>
      <w:bookmarkEnd w:id="57"/>
    </w:p>
    <w:p w:rsidR="00272F2F" w:rsidRDefault="00237360" w:rsidP="00272F2F">
      <w:pPr>
        <w:ind w:left="360"/>
        <w:rPr>
          <w:b/>
          <w:bCs/>
          <w:lang w:eastAsia="ru-RU"/>
        </w:rPr>
      </w:pPr>
      <w:r>
        <w:rPr>
          <w:lang w:eastAsia="ru-RU"/>
        </w:rPr>
        <w:t xml:space="preserve">Раздел предоставляет доступ к просмотру событий </w:t>
      </w:r>
      <w:r>
        <w:rPr>
          <w:lang w:val="en-US" w:eastAsia="ru-RU"/>
        </w:rPr>
        <w:t>appserver</w:t>
      </w:r>
      <w:r w:rsidRPr="00237360">
        <w:rPr>
          <w:lang w:eastAsia="ru-RU"/>
        </w:rPr>
        <w:t xml:space="preserve"> </w:t>
      </w:r>
      <w:r>
        <w:rPr>
          <w:lang w:eastAsia="ru-RU"/>
        </w:rPr>
        <w:t xml:space="preserve">вашего рабочего пространства </w:t>
      </w:r>
      <w:r>
        <w:rPr>
          <w:lang w:val="en-US" w:eastAsia="ru-RU"/>
        </w:rPr>
        <w:t>UnicChat</w:t>
      </w:r>
      <w:r w:rsidR="00BF66C8">
        <w:rPr>
          <w:lang w:eastAsia="ru-RU"/>
        </w:rPr>
        <w:t>, отображаемая информация и её детализация зависят от настроек</w:t>
      </w:r>
      <w:r w:rsidR="00BF66C8" w:rsidRPr="00BF66C8">
        <w:rPr>
          <w:lang w:eastAsia="ru-RU"/>
        </w:rPr>
        <w:t> в </w:t>
      </w:r>
      <w:r w:rsidR="00BF66C8">
        <w:rPr>
          <w:lang w:eastAsia="ru-RU"/>
        </w:rPr>
        <w:t xml:space="preserve">разделе </w:t>
      </w:r>
      <w:r w:rsidR="00BF66C8" w:rsidRPr="00BF66C8">
        <w:rPr>
          <w:b/>
          <w:bCs/>
          <w:lang w:eastAsia="ru-RU"/>
        </w:rPr>
        <w:t>Администрирование</w:t>
      </w:r>
      <w:r w:rsidR="00E314B1" w:rsidRPr="00BF66C8">
        <w:rPr>
          <w:lang w:eastAsia="ru-RU"/>
        </w:rPr>
        <w:t xml:space="preserve"> </w:t>
      </w:r>
      <w:r w:rsidR="00BF66C8" w:rsidRPr="00BF66C8">
        <w:rPr>
          <w:lang w:eastAsia="ru-RU"/>
        </w:rPr>
        <w:t>&gt; </w:t>
      </w:r>
      <w:r w:rsidR="00BF66C8" w:rsidRPr="00BF66C8">
        <w:rPr>
          <w:b/>
          <w:bCs/>
          <w:lang w:eastAsia="ru-RU"/>
        </w:rPr>
        <w:t>Настройки</w:t>
      </w:r>
      <w:r w:rsidR="00BF66C8" w:rsidRPr="00BF66C8">
        <w:rPr>
          <w:lang w:eastAsia="ru-RU"/>
        </w:rPr>
        <w:t> &gt; </w:t>
      </w:r>
      <w:r w:rsidR="00E314B1">
        <w:rPr>
          <w:b/>
          <w:bCs/>
          <w:lang w:eastAsia="ru-RU"/>
        </w:rPr>
        <w:t>Логи</w:t>
      </w:r>
    </w:p>
    <w:p w:rsidR="00D93C84" w:rsidRPr="00D74150" w:rsidRDefault="00D93C84" w:rsidP="00D93C84">
      <w:pPr>
        <w:pStyle w:val="Heading2v2"/>
        <w:ind w:left="426"/>
        <w:rPr>
          <w:rFonts w:eastAsia="Times New Roman"/>
          <w:bCs/>
          <w:lang w:eastAsia="ru-RU"/>
        </w:rPr>
      </w:pPr>
      <w:bookmarkStart w:id="58" w:name="_Toc234250447"/>
      <w:r>
        <w:rPr>
          <w:rFonts w:eastAsia="Times New Roman"/>
          <w:bCs/>
          <w:lang w:eastAsia="ru-RU"/>
        </w:rPr>
        <w:t>Звуки</w:t>
      </w:r>
      <w:bookmarkEnd w:id="58"/>
    </w:p>
    <w:p w:rsidR="00D93C84" w:rsidRDefault="00D93C84" w:rsidP="00D93C84">
      <w:pPr>
        <w:ind w:left="360"/>
        <w:rPr>
          <w:lang w:eastAsia="ru-RU"/>
        </w:rPr>
      </w:pPr>
      <w:r>
        <w:rPr>
          <w:lang w:eastAsia="ru-RU"/>
        </w:rPr>
        <w:t>Раздел предоставляет доступ к загрузк</w:t>
      </w:r>
      <w:r w:rsidR="00CC61F5">
        <w:rPr>
          <w:lang w:eastAsia="ru-RU"/>
        </w:rPr>
        <w:t>е</w:t>
      </w:r>
      <w:r>
        <w:rPr>
          <w:lang w:eastAsia="ru-RU"/>
        </w:rPr>
        <w:t xml:space="preserve"> звуковых файлов для дальнейшего использования в качестве звуковых уведомлений рабочего пространства. </w:t>
      </w:r>
    </w:p>
    <w:p w:rsidR="00D93C84" w:rsidRPr="00D74150" w:rsidRDefault="00D93C84" w:rsidP="00D93C84">
      <w:pPr>
        <w:pStyle w:val="Heading2v2"/>
        <w:ind w:left="426"/>
        <w:rPr>
          <w:rFonts w:eastAsia="Times New Roman"/>
          <w:bCs/>
          <w:lang w:eastAsia="ru-RU"/>
        </w:rPr>
      </w:pPr>
      <w:bookmarkStart w:id="59" w:name="_Toc234250448"/>
      <w:r>
        <w:rPr>
          <w:rFonts w:eastAsia="Times New Roman"/>
          <w:bCs/>
          <w:lang w:eastAsia="ru-RU"/>
        </w:rPr>
        <w:t>Эмодзи</w:t>
      </w:r>
      <w:bookmarkEnd w:id="59"/>
    </w:p>
    <w:p w:rsidR="00B044CC" w:rsidRDefault="00D93C84" w:rsidP="00D93C84">
      <w:pPr>
        <w:ind w:left="360"/>
        <w:rPr>
          <w:lang w:eastAsia="ru-RU"/>
        </w:rPr>
      </w:pPr>
      <w:r>
        <w:rPr>
          <w:lang w:eastAsia="ru-RU"/>
        </w:rPr>
        <w:t xml:space="preserve">Раздел предоставляет доступ к </w:t>
      </w:r>
      <w:r w:rsidR="00CC61F5">
        <w:rPr>
          <w:lang w:eastAsia="ru-RU"/>
        </w:rPr>
        <w:t xml:space="preserve">управлению и </w:t>
      </w:r>
      <w:r>
        <w:rPr>
          <w:lang w:eastAsia="ru-RU"/>
        </w:rPr>
        <w:t>загрузк</w:t>
      </w:r>
      <w:r w:rsidR="00CC61F5">
        <w:rPr>
          <w:lang w:eastAsia="ru-RU"/>
        </w:rPr>
        <w:t>е</w:t>
      </w:r>
      <w:r>
        <w:rPr>
          <w:lang w:eastAsia="ru-RU"/>
        </w:rPr>
        <w:t xml:space="preserve"> </w:t>
      </w:r>
      <w:r w:rsidR="00CC61F5">
        <w:rPr>
          <w:lang w:eastAsia="ru-RU"/>
        </w:rPr>
        <w:t>эмодзи в ваше рабочее пространство, загруженные таким образом эмодзи могут быть выбрана пользователями в переписках</w:t>
      </w:r>
      <w:r>
        <w:rPr>
          <w:lang w:eastAsia="ru-RU"/>
        </w:rPr>
        <w:t>.</w:t>
      </w:r>
    </w:p>
    <w:p w:rsidR="00D93C84" w:rsidRPr="00BF66C8" w:rsidRDefault="00B044CC" w:rsidP="00D93C84">
      <w:pPr>
        <w:ind w:left="360"/>
        <w:rPr>
          <w:lang w:eastAsia="ru-RU"/>
        </w:rPr>
      </w:pPr>
      <w:r>
        <w:rPr>
          <w:lang w:eastAsia="ru-RU"/>
        </w:rPr>
        <w:t>Дополнительная документация о создании собственных наборов эмодзи предоставляется отдельно в рамках лицензирования вашего рабочего пространства.</w:t>
      </w:r>
      <w:r w:rsidR="00D93C84">
        <w:rPr>
          <w:lang w:eastAsia="ru-RU"/>
        </w:rPr>
        <w:t xml:space="preserve"> </w:t>
      </w:r>
    </w:p>
    <w:p w:rsidR="006B152B" w:rsidRPr="00D74150" w:rsidRDefault="006B152B" w:rsidP="006B152B">
      <w:pPr>
        <w:pStyle w:val="Heading2v2"/>
        <w:ind w:left="426"/>
        <w:rPr>
          <w:rFonts w:eastAsia="Times New Roman"/>
          <w:bCs/>
          <w:lang w:eastAsia="ru-RU"/>
        </w:rPr>
      </w:pPr>
      <w:bookmarkStart w:id="60" w:name="_Toc234250449"/>
      <w:r>
        <w:rPr>
          <w:rFonts w:eastAsia="Times New Roman"/>
          <w:bCs/>
          <w:lang w:eastAsia="ru-RU"/>
        </w:rPr>
        <w:t>Аудит</w:t>
      </w:r>
      <w:bookmarkEnd w:id="60"/>
    </w:p>
    <w:p w:rsidR="00141D27" w:rsidRPr="00141D27" w:rsidRDefault="00141D27" w:rsidP="00141D27">
      <w:pPr>
        <w:ind w:left="360"/>
        <w:rPr>
          <w:lang w:eastAsia="ru-RU"/>
        </w:rPr>
      </w:pPr>
      <w:r>
        <w:rPr>
          <w:lang w:val="en-US" w:eastAsia="ru-RU"/>
        </w:rPr>
        <w:t>Unic</w:t>
      </w:r>
      <w:r w:rsidRPr="00141D27">
        <w:rPr>
          <w:lang w:eastAsia="ru-RU"/>
        </w:rPr>
        <w:t>Chat позволяет авторизованным пользователям проверять сообщения и читать разговоры в рабочем пространстве. Пользователь должен иметь</w:t>
      </w:r>
      <w:r w:rsidR="0017040C" w:rsidRPr="0017040C">
        <w:rPr>
          <w:lang w:eastAsia="ru-RU"/>
        </w:rPr>
        <w:t xml:space="preserve"> </w:t>
      </w:r>
      <w:r w:rsidR="0017040C">
        <w:rPr>
          <w:lang w:eastAsia="ru-RU"/>
        </w:rPr>
        <w:t xml:space="preserve">роль </w:t>
      </w:r>
      <w:r w:rsidRPr="00141D27">
        <w:rPr>
          <w:lang w:eastAsia="ru-RU"/>
        </w:rPr>
        <w:t>auditor</w:t>
      </w:r>
      <w:r w:rsidR="0017040C" w:rsidRPr="0017040C">
        <w:rPr>
          <w:lang w:eastAsia="ru-RU"/>
        </w:rPr>
        <w:t xml:space="preserve"> </w:t>
      </w:r>
      <w:r w:rsidRPr="00141D27">
        <w:rPr>
          <w:lang w:eastAsia="ru-RU"/>
        </w:rPr>
        <w:t>и</w:t>
      </w:r>
      <w:r w:rsidR="0017040C" w:rsidRPr="0017040C">
        <w:rPr>
          <w:lang w:eastAsia="ru-RU"/>
        </w:rPr>
        <w:t xml:space="preserve"> </w:t>
      </w:r>
      <w:r w:rsidR="0017040C">
        <w:rPr>
          <w:lang w:eastAsia="ru-RU"/>
        </w:rPr>
        <w:t xml:space="preserve">право </w:t>
      </w:r>
      <w:r w:rsidRPr="00141D27">
        <w:rPr>
          <w:lang w:eastAsia="ru-RU"/>
        </w:rPr>
        <w:t>Can Audit для доступа к </w:t>
      </w:r>
      <w:r w:rsidRPr="00141D27">
        <w:rPr>
          <w:b/>
          <w:bCs/>
          <w:lang w:eastAsia="ru-RU"/>
        </w:rPr>
        <w:t>панели сообщений аудита</w:t>
      </w:r>
      <w:r w:rsidRPr="00141D27">
        <w:rPr>
          <w:lang w:eastAsia="ru-RU"/>
        </w:rPr>
        <w:t>. Как организация, вы также можете захотеть проверить</w:t>
      </w:r>
      <w:r w:rsidR="0017040C">
        <w:rPr>
          <w:lang w:eastAsia="ru-RU"/>
        </w:rPr>
        <w:t xml:space="preserve"> омниканальные переписки и следить</w:t>
      </w:r>
      <w:r w:rsidRPr="00141D27">
        <w:rPr>
          <w:lang w:eastAsia="ru-RU"/>
        </w:rPr>
        <w:t xml:space="preserve"> за</w:t>
      </w:r>
      <w:r w:rsidR="0017040C">
        <w:rPr>
          <w:lang w:eastAsia="ru-RU"/>
        </w:rPr>
        <w:t xml:space="preserve"> агентами рабочего пространства</w:t>
      </w:r>
      <w:r w:rsidR="000A45D6">
        <w:rPr>
          <w:lang w:eastAsia="ru-RU"/>
        </w:rPr>
        <w:t xml:space="preserve"> как в переписках </w:t>
      </w:r>
      <w:r w:rsidR="000A45D6">
        <w:rPr>
          <w:lang w:val="en-US" w:eastAsia="ru-RU"/>
        </w:rPr>
        <w:t>UnicChat</w:t>
      </w:r>
      <w:r w:rsidR="000A45D6" w:rsidRPr="000A45D6">
        <w:rPr>
          <w:lang w:eastAsia="ru-RU"/>
        </w:rPr>
        <w:t xml:space="preserve"> </w:t>
      </w:r>
      <w:r w:rsidR="000A45D6">
        <w:rPr>
          <w:lang w:eastAsia="ru-RU"/>
        </w:rPr>
        <w:t xml:space="preserve">так и в почтовых </w:t>
      </w:r>
      <w:r w:rsidR="00E05DBC">
        <w:rPr>
          <w:lang w:eastAsia="ru-RU"/>
        </w:rPr>
        <w:t>ящиках</w:t>
      </w:r>
      <w:r w:rsidR="000A45D6">
        <w:rPr>
          <w:lang w:eastAsia="ru-RU"/>
        </w:rPr>
        <w:t>, настроенных для доступа агентов к ним</w:t>
      </w:r>
      <w:r w:rsidR="0017040C">
        <w:rPr>
          <w:lang w:eastAsia="ru-RU"/>
        </w:rPr>
        <w:t>.</w:t>
      </w:r>
    </w:p>
    <w:p w:rsidR="00141D27" w:rsidRPr="00141D27" w:rsidRDefault="00141D27" w:rsidP="00141D27">
      <w:pPr>
        <w:ind w:left="360"/>
        <w:rPr>
          <w:lang w:eastAsia="ru-RU"/>
        </w:rPr>
      </w:pPr>
      <w:r w:rsidRPr="00141D27">
        <w:rPr>
          <w:lang w:eastAsia="ru-RU"/>
        </w:rPr>
        <w:t>Аудитор может сделать следующее:</w:t>
      </w:r>
    </w:p>
    <w:p w:rsidR="00141D27" w:rsidRPr="00141D27" w:rsidRDefault="00141D27" w:rsidP="00141D27">
      <w:pPr>
        <w:numPr>
          <w:ilvl w:val="0"/>
          <w:numId w:val="44"/>
        </w:numPr>
        <w:rPr>
          <w:lang w:eastAsia="ru-RU"/>
        </w:rPr>
      </w:pPr>
      <w:r w:rsidRPr="00141D27">
        <w:rPr>
          <w:lang w:eastAsia="ru-RU"/>
        </w:rPr>
        <w:t>Просматривайте сообщения в личных комнатах.</w:t>
      </w:r>
    </w:p>
    <w:p w:rsidR="00141D27" w:rsidRPr="00141D27" w:rsidRDefault="00141D27" w:rsidP="00141D27">
      <w:pPr>
        <w:numPr>
          <w:ilvl w:val="0"/>
          <w:numId w:val="44"/>
        </w:numPr>
        <w:rPr>
          <w:lang w:eastAsia="ru-RU"/>
        </w:rPr>
      </w:pPr>
      <w:r w:rsidRPr="00141D27">
        <w:rPr>
          <w:lang w:eastAsia="ru-RU"/>
        </w:rPr>
        <w:t>Просмотрите сообщения пользователей.</w:t>
      </w:r>
    </w:p>
    <w:p w:rsidR="00141D27" w:rsidRPr="00141D27" w:rsidRDefault="00141D27" w:rsidP="00141D27">
      <w:pPr>
        <w:numPr>
          <w:ilvl w:val="0"/>
          <w:numId w:val="44"/>
        </w:numPr>
        <w:rPr>
          <w:lang w:eastAsia="ru-RU"/>
        </w:rPr>
      </w:pPr>
      <w:r w:rsidRPr="00141D27">
        <w:rPr>
          <w:lang w:eastAsia="ru-RU"/>
        </w:rPr>
        <w:t>Просматривайте личные сообщения между пользователями.</w:t>
      </w:r>
    </w:p>
    <w:p w:rsidR="00141D27" w:rsidRPr="00141D27" w:rsidRDefault="008C053A" w:rsidP="00141D27">
      <w:pPr>
        <w:numPr>
          <w:ilvl w:val="0"/>
          <w:numId w:val="44"/>
        </w:numPr>
        <w:rPr>
          <w:lang w:eastAsia="ru-RU"/>
        </w:rPr>
      </w:pPr>
      <w:r>
        <w:rPr>
          <w:lang w:eastAsia="ru-RU"/>
        </w:rPr>
        <w:t>Просмотр</w:t>
      </w:r>
      <w:r w:rsidR="00141D27" w:rsidRPr="00141D27">
        <w:rPr>
          <w:lang w:eastAsia="ru-RU"/>
        </w:rPr>
        <w:t xml:space="preserve"> многоканальны</w:t>
      </w:r>
      <w:r>
        <w:rPr>
          <w:lang w:eastAsia="ru-RU"/>
        </w:rPr>
        <w:t>х</w:t>
      </w:r>
      <w:r w:rsidR="00141D27" w:rsidRPr="00141D27">
        <w:rPr>
          <w:lang w:eastAsia="ru-RU"/>
        </w:rPr>
        <w:t xml:space="preserve"> сообщени</w:t>
      </w:r>
      <w:r>
        <w:rPr>
          <w:lang w:eastAsia="ru-RU"/>
        </w:rPr>
        <w:t>й</w:t>
      </w:r>
      <w:r w:rsidR="00141D27" w:rsidRPr="00141D27">
        <w:rPr>
          <w:lang w:eastAsia="ru-RU"/>
        </w:rPr>
        <w:t>.</w:t>
      </w:r>
    </w:p>
    <w:p w:rsidR="00141D27" w:rsidRPr="00141D27" w:rsidRDefault="00141D27" w:rsidP="00141D27">
      <w:pPr>
        <w:numPr>
          <w:ilvl w:val="0"/>
          <w:numId w:val="44"/>
        </w:numPr>
        <w:rPr>
          <w:lang w:eastAsia="ru-RU"/>
        </w:rPr>
      </w:pPr>
      <w:r w:rsidRPr="00141D27">
        <w:rPr>
          <w:lang w:eastAsia="ru-RU"/>
        </w:rPr>
        <w:t>Провер</w:t>
      </w:r>
      <w:r w:rsidR="008C053A">
        <w:rPr>
          <w:lang w:eastAsia="ru-RU"/>
        </w:rPr>
        <w:t>ять</w:t>
      </w:r>
      <w:r w:rsidRPr="00141D27">
        <w:rPr>
          <w:lang w:eastAsia="ru-RU"/>
        </w:rPr>
        <w:t xml:space="preserve"> историю аудита </w:t>
      </w:r>
      <w:r w:rsidR="008C053A">
        <w:rPr>
          <w:lang w:eastAsia="ru-RU"/>
        </w:rPr>
        <w:t>пользователей</w:t>
      </w:r>
      <w:r w:rsidRPr="00141D27">
        <w:rPr>
          <w:lang w:eastAsia="ru-RU"/>
        </w:rPr>
        <w:t>, использующих</w:t>
      </w:r>
      <w:r w:rsidR="008C053A">
        <w:rPr>
          <w:lang w:eastAsia="ru-RU"/>
        </w:rPr>
        <w:t xml:space="preserve"> панель </w:t>
      </w:r>
      <w:r w:rsidR="008C053A" w:rsidRPr="008C053A">
        <w:rPr>
          <w:b/>
          <w:lang w:eastAsia="ru-RU"/>
        </w:rPr>
        <w:t>Аудита</w:t>
      </w:r>
      <w:r w:rsidRPr="00141D27">
        <w:rPr>
          <w:lang w:eastAsia="ru-RU"/>
        </w:rPr>
        <w:t>.</w:t>
      </w:r>
    </w:p>
    <w:p w:rsidR="00141D27" w:rsidRPr="00141D27" w:rsidRDefault="00141D27" w:rsidP="004F3272">
      <w:pPr>
        <w:ind w:left="360"/>
        <w:rPr>
          <w:lang w:eastAsia="ru-RU"/>
        </w:rPr>
      </w:pPr>
      <w:r w:rsidRPr="00141D27">
        <w:rPr>
          <w:lang w:eastAsia="ru-RU"/>
        </w:rPr>
        <w:t>Чтобы получить доступ к </w:t>
      </w:r>
      <w:r w:rsidRPr="00141D27">
        <w:rPr>
          <w:b/>
          <w:bCs/>
          <w:lang w:eastAsia="ru-RU"/>
        </w:rPr>
        <w:t>панели аудита</w:t>
      </w:r>
      <w:r w:rsidR="004F3272">
        <w:rPr>
          <w:lang w:eastAsia="ru-RU"/>
        </w:rPr>
        <w:t xml:space="preserve"> п</w:t>
      </w:r>
      <w:r w:rsidRPr="00141D27">
        <w:rPr>
          <w:lang w:eastAsia="ru-RU"/>
        </w:rPr>
        <w:t>ерейдите в </w:t>
      </w:r>
      <w:r w:rsidRPr="00141D27">
        <w:rPr>
          <w:b/>
          <w:bCs/>
          <w:lang w:eastAsia="ru-RU"/>
        </w:rPr>
        <w:t>Администрирование</w:t>
      </w:r>
      <w:r w:rsidRPr="00141D27">
        <w:rPr>
          <w:lang w:eastAsia="ru-RU"/>
        </w:rPr>
        <w:t> &gt; </w:t>
      </w:r>
      <w:r w:rsidRPr="00141D27">
        <w:rPr>
          <w:b/>
          <w:bCs/>
          <w:lang w:eastAsia="ru-RU"/>
        </w:rPr>
        <w:t>Аудит</w:t>
      </w:r>
      <w:r w:rsidR="004F3272">
        <w:rPr>
          <w:lang w:eastAsia="ru-RU"/>
        </w:rPr>
        <w:t>.</w:t>
      </w:r>
    </w:p>
    <w:p w:rsidR="00D93C84" w:rsidRPr="00BF66C8" w:rsidRDefault="00D93C84" w:rsidP="006B152B">
      <w:pPr>
        <w:ind w:left="360"/>
        <w:rPr>
          <w:lang w:eastAsia="ru-RU"/>
        </w:rPr>
      </w:pPr>
    </w:p>
    <w:p w:rsidR="00A66002" w:rsidRPr="00B54D78" w:rsidRDefault="00A66002" w:rsidP="00A66002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61" w:name="_Toc234250450"/>
      <w:r w:rsidRPr="00A95AD9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По</w:t>
      </w: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иск и просмотр сообщений</w:t>
      </w:r>
      <w:bookmarkEnd w:id="61"/>
    </w:p>
    <w:p w:rsidR="00C4394B" w:rsidRDefault="005E2771" w:rsidP="00A66002">
      <w:pPr>
        <w:tabs>
          <w:tab w:val="left" w:pos="1029"/>
        </w:tabs>
        <w:ind w:left="360"/>
        <w:rPr>
          <w:lang w:eastAsia="ru-RU"/>
        </w:rPr>
      </w:pPr>
      <w:r w:rsidRPr="005E2771">
        <w:rPr>
          <w:lang w:eastAsia="ru-RU"/>
        </w:rPr>
        <w:t>Вы можете сортировать сообщения</w:t>
      </w:r>
      <w:r>
        <w:rPr>
          <w:lang w:eastAsia="ru-RU"/>
        </w:rPr>
        <w:t xml:space="preserve"> для поиска</w:t>
      </w:r>
      <w:r w:rsidRPr="005E2771">
        <w:rPr>
          <w:lang w:eastAsia="ru-RU"/>
        </w:rPr>
        <w:t xml:space="preserve"> с помощью различных фильтров</w:t>
      </w:r>
      <w:r>
        <w:rPr>
          <w:lang w:eastAsia="ru-RU"/>
        </w:rPr>
        <w:t>.</w:t>
      </w:r>
    </w:p>
    <w:p w:rsidR="00C8054F" w:rsidRPr="00B54D78" w:rsidRDefault="00C8054F" w:rsidP="00C8054F">
      <w:pPr>
        <w:pStyle w:val="Heading2v2"/>
        <w:numPr>
          <w:ilvl w:val="2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62" w:name="_Toc234250451"/>
      <w:r w:rsidRPr="00C8054F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По каналу/комнате</w:t>
      </w:r>
      <w:bookmarkEnd w:id="62"/>
    </w:p>
    <w:p w:rsidR="00C8054F" w:rsidRPr="00C8054F" w:rsidRDefault="00C8054F" w:rsidP="00C8054F">
      <w:pPr>
        <w:tabs>
          <w:tab w:val="left" w:pos="1029"/>
        </w:tabs>
        <w:ind w:left="360"/>
        <w:rPr>
          <w:lang w:eastAsia="ru-RU"/>
        </w:rPr>
      </w:pPr>
      <w:r w:rsidRPr="00C8054F">
        <w:rPr>
          <w:lang w:eastAsia="ru-RU"/>
        </w:rPr>
        <w:t>Чтобы найти определенное сообщение в комнате:</w:t>
      </w:r>
    </w:p>
    <w:p w:rsidR="00C8054F" w:rsidRPr="00C8054F" w:rsidRDefault="00C8054F" w:rsidP="00ED345B">
      <w:pPr>
        <w:numPr>
          <w:ilvl w:val="0"/>
          <w:numId w:val="45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>Заполните</w:t>
      </w:r>
      <w:r w:rsidRPr="00C8054F">
        <w:rPr>
          <w:lang w:eastAsia="ru-RU"/>
        </w:rPr>
        <w:t xml:space="preserve"> поле </w:t>
      </w:r>
      <w:r w:rsidRPr="00C8054F">
        <w:rPr>
          <w:b/>
          <w:bCs/>
          <w:lang w:eastAsia="ru-RU"/>
        </w:rPr>
        <w:t>Сообщение</w:t>
      </w:r>
      <w:r w:rsidRPr="00C8054F">
        <w:rPr>
          <w:lang w:eastAsia="ru-RU"/>
        </w:rPr>
        <w:t> ключевой фразой сообщения, которое вы ищете. Чтобы получить все сообщения, оставьте поле </w:t>
      </w:r>
      <w:r w:rsidRPr="00C8054F">
        <w:rPr>
          <w:b/>
          <w:bCs/>
          <w:lang w:eastAsia="ru-RU"/>
        </w:rPr>
        <w:t>Сообщение</w:t>
      </w:r>
      <w:r w:rsidRPr="00C8054F">
        <w:rPr>
          <w:lang w:eastAsia="ru-RU"/>
        </w:rPr>
        <w:t> пустым.</w:t>
      </w:r>
    </w:p>
    <w:p w:rsidR="00C8054F" w:rsidRPr="00C8054F" w:rsidRDefault="00C8054F" w:rsidP="00ED345B">
      <w:pPr>
        <w:numPr>
          <w:ilvl w:val="0"/>
          <w:numId w:val="45"/>
        </w:numPr>
        <w:tabs>
          <w:tab w:val="num" w:pos="720"/>
          <w:tab w:val="left" w:pos="1029"/>
        </w:tabs>
        <w:rPr>
          <w:lang w:eastAsia="ru-RU"/>
        </w:rPr>
      </w:pPr>
      <w:r w:rsidRPr="00C8054F">
        <w:rPr>
          <w:lang w:eastAsia="ru-RU"/>
        </w:rPr>
        <w:t>Выберите </w:t>
      </w:r>
      <w:r w:rsidRPr="00C8054F">
        <w:rPr>
          <w:b/>
          <w:bCs/>
          <w:lang w:eastAsia="ru-RU"/>
        </w:rPr>
        <w:t>начальную</w:t>
      </w:r>
      <w:r w:rsidRPr="00C8054F">
        <w:rPr>
          <w:lang w:eastAsia="ru-RU"/>
        </w:rPr>
        <w:t> и </w:t>
      </w:r>
      <w:r w:rsidRPr="00C8054F">
        <w:rPr>
          <w:b/>
          <w:bCs/>
          <w:lang w:eastAsia="ru-RU"/>
        </w:rPr>
        <w:t>конечную дату</w:t>
      </w:r>
      <w:r w:rsidRPr="00C8054F">
        <w:rPr>
          <w:lang w:eastAsia="ru-RU"/>
        </w:rPr>
        <w:t>, чтобы ограничить результаты поиска определенным временным интервалом. </w:t>
      </w:r>
      <w:r w:rsidRPr="00C8054F">
        <w:rPr>
          <w:b/>
          <w:bCs/>
          <w:lang w:eastAsia="ru-RU"/>
        </w:rPr>
        <w:t>Значок с тремя точками</w:t>
      </w:r>
      <w:r w:rsidRPr="00C8054F">
        <w:rPr>
          <w:lang w:eastAsia="ru-RU"/>
        </w:rPr>
        <w:t xml:space="preserve"> также предоставляет </w:t>
      </w:r>
      <w:r w:rsidRPr="00C8054F">
        <w:rPr>
          <w:lang w:eastAsia="ru-RU"/>
        </w:rPr>
        <w:lastRenderedPageBreak/>
        <w:t>другие варианты временного диапазона, такие как </w:t>
      </w:r>
      <w:r w:rsidRPr="00C8054F">
        <w:rPr>
          <w:b/>
          <w:bCs/>
          <w:lang w:eastAsia="ru-RU"/>
        </w:rPr>
        <w:t>«Сегодня»</w:t>
      </w:r>
      <w:r w:rsidRPr="00C8054F">
        <w:rPr>
          <w:lang w:eastAsia="ru-RU"/>
        </w:rPr>
        <w:t>, </w:t>
      </w:r>
      <w:r w:rsidRPr="00C8054F">
        <w:rPr>
          <w:b/>
          <w:bCs/>
          <w:lang w:eastAsia="ru-RU"/>
        </w:rPr>
        <w:t>«На прошлой неделе»</w:t>
      </w:r>
      <w:r w:rsidR="000D376D">
        <w:rPr>
          <w:lang w:eastAsia="ru-RU"/>
        </w:rPr>
        <w:t> и т.</w:t>
      </w:r>
      <w:r w:rsidRPr="00C8054F">
        <w:rPr>
          <w:lang w:eastAsia="ru-RU"/>
        </w:rPr>
        <w:t>д.</w:t>
      </w:r>
    </w:p>
    <w:p w:rsidR="00C8054F" w:rsidRPr="00C8054F" w:rsidRDefault="00C8054F" w:rsidP="00ED345B">
      <w:pPr>
        <w:numPr>
          <w:ilvl w:val="0"/>
          <w:numId w:val="45"/>
        </w:numPr>
        <w:tabs>
          <w:tab w:val="num" w:pos="720"/>
          <w:tab w:val="left" w:pos="1029"/>
        </w:tabs>
        <w:rPr>
          <w:lang w:eastAsia="ru-RU"/>
        </w:rPr>
      </w:pPr>
      <w:r w:rsidRPr="00C8054F">
        <w:rPr>
          <w:lang w:eastAsia="ru-RU"/>
        </w:rPr>
        <w:t>Выберите комнату, которую вы хотите найти, в раскрывающемся меню </w:t>
      </w:r>
      <w:r w:rsidR="003E3C71">
        <w:rPr>
          <w:b/>
          <w:bCs/>
          <w:lang w:eastAsia="ru-RU"/>
        </w:rPr>
        <w:t>«Канал»</w:t>
      </w:r>
      <w:r w:rsidRPr="00C8054F">
        <w:rPr>
          <w:b/>
          <w:bCs/>
          <w:lang w:eastAsia="ru-RU"/>
        </w:rPr>
        <w:t>.</w:t>
      </w:r>
    </w:p>
    <w:p w:rsidR="005E2771" w:rsidRDefault="00C8054F" w:rsidP="00ED345B">
      <w:pPr>
        <w:numPr>
          <w:ilvl w:val="0"/>
          <w:numId w:val="45"/>
        </w:numPr>
        <w:tabs>
          <w:tab w:val="num" w:pos="720"/>
          <w:tab w:val="left" w:pos="1029"/>
        </w:tabs>
        <w:rPr>
          <w:lang w:eastAsia="ru-RU"/>
        </w:rPr>
      </w:pPr>
      <w:r w:rsidRPr="00C8054F">
        <w:rPr>
          <w:lang w:eastAsia="ru-RU"/>
        </w:rPr>
        <w:t>Нажмите </w:t>
      </w:r>
      <w:r w:rsidRPr="00C8054F">
        <w:rPr>
          <w:b/>
          <w:bCs/>
          <w:lang w:eastAsia="ru-RU"/>
        </w:rPr>
        <w:t>«П</w:t>
      </w:r>
      <w:r w:rsidR="00471654">
        <w:rPr>
          <w:b/>
          <w:bCs/>
          <w:lang w:eastAsia="ru-RU"/>
        </w:rPr>
        <w:t>оказать</w:t>
      </w:r>
      <w:r w:rsidRPr="00C8054F">
        <w:rPr>
          <w:b/>
          <w:bCs/>
          <w:lang w:eastAsia="ru-RU"/>
        </w:rPr>
        <w:t>»</w:t>
      </w:r>
      <w:r w:rsidRPr="00C8054F">
        <w:rPr>
          <w:lang w:eastAsia="ru-RU"/>
        </w:rPr>
        <w:t>, чтобы отобразить сообщения между периодами.</w:t>
      </w:r>
    </w:p>
    <w:p w:rsidR="000D107D" w:rsidRPr="00B54D78" w:rsidRDefault="000D107D" w:rsidP="000D107D">
      <w:pPr>
        <w:pStyle w:val="Heading2v2"/>
        <w:numPr>
          <w:ilvl w:val="2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63" w:name="_Toc234250452"/>
      <w:r w:rsidRPr="000D107D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По пользователям</w:t>
      </w:r>
      <w:bookmarkEnd w:id="63"/>
    </w:p>
    <w:p w:rsidR="000D107D" w:rsidRPr="000D107D" w:rsidRDefault="000D107D" w:rsidP="000D107D">
      <w:pPr>
        <w:tabs>
          <w:tab w:val="left" w:pos="1029"/>
        </w:tabs>
        <w:ind w:left="360"/>
        <w:rPr>
          <w:lang w:eastAsia="ru-RU"/>
        </w:rPr>
      </w:pPr>
      <w:r w:rsidRPr="000D107D">
        <w:rPr>
          <w:lang w:eastAsia="ru-RU"/>
        </w:rPr>
        <w:t>Для поиска определенного сообщения по пользователям:</w:t>
      </w:r>
    </w:p>
    <w:p w:rsidR="000D107D" w:rsidRPr="000D107D" w:rsidRDefault="000D107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>Заполните</w:t>
      </w:r>
      <w:r w:rsidRPr="000D107D">
        <w:rPr>
          <w:lang w:eastAsia="ru-RU"/>
        </w:rPr>
        <w:t xml:space="preserve"> поле </w:t>
      </w:r>
      <w:r w:rsidRPr="000D107D">
        <w:rPr>
          <w:b/>
          <w:bCs/>
          <w:lang w:eastAsia="ru-RU"/>
        </w:rPr>
        <w:t>Сообщение</w:t>
      </w:r>
      <w:r w:rsidRPr="000D107D">
        <w:rPr>
          <w:lang w:eastAsia="ru-RU"/>
        </w:rPr>
        <w:t> ключевой фразой сообщения, которое вы ищете. Чтобы получить все сообщения, оставьте поле </w:t>
      </w:r>
      <w:r w:rsidRPr="000D107D">
        <w:rPr>
          <w:b/>
          <w:bCs/>
          <w:lang w:eastAsia="ru-RU"/>
        </w:rPr>
        <w:t>Сообщение</w:t>
      </w:r>
      <w:r w:rsidRPr="000D107D">
        <w:rPr>
          <w:lang w:eastAsia="ru-RU"/>
        </w:rPr>
        <w:t> пустым.</w:t>
      </w:r>
    </w:p>
    <w:p w:rsidR="000D107D" w:rsidRPr="000D107D" w:rsidRDefault="000D107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 w:rsidRPr="000D107D">
        <w:rPr>
          <w:lang w:eastAsia="ru-RU"/>
        </w:rPr>
        <w:t>Выберите </w:t>
      </w:r>
      <w:r w:rsidRPr="000D107D">
        <w:rPr>
          <w:b/>
          <w:bCs/>
          <w:lang w:eastAsia="ru-RU"/>
        </w:rPr>
        <w:t>начальную</w:t>
      </w:r>
      <w:r w:rsidRPr="000D107D">
        <w:rPr>
          <w:lang w:eastAsia="ru-RU"/>
        </w:rPr>
        <w:t> и </w:t>
      </w:r>
      <w:r w:rsidRPr="000D107D">
        <w:rPr>
          <w:b/>
          <w:bCs/>
          <w:lang w:eastAsia="ru-RU"/>
        </w:rPr>
        <w:t>конечную дату</w:t>
      </w:r>
      <w:r w:rsidRPr="000D107D">
        <w:rPr>
          <w:lang w:eastAsia="ru-RU"/>
        </w:rPr>
        <w:t>, чтобы ограничить результаты поиска определенным временным интервалом. </w:t>
      </w:r>
      <w:r w:rsidRPr="000D107D">
        <w:rPr>
          <w:b/>
          <w:bCs/>
          <w:lang w:eastAsia="ru-RU"/>
        </w:rPr>
        <w:t>Значок с тремя точками</w:t>
      </w:r>
      <w:r w:rsidRPr="000D107D">
        <w:rPr>
          <w:lang w:eastAsia="ru-RU"/>
        </w:rPr>
        <w:t> также предоставляет другие варианты временного диапазона, такие как </w:t>
      </w:r>
      <w:r w:rsidRPr="000D107D">
        <w:rPr>
          <w:b/>
          <w:bCs/>
          <w:lang w:eastAsia="ru-RU"/>
        </w:rPr>
        <w:t>«Сегодня»</w:t>
      </w:r>
      <w:r w:rsidRPr="000D107D">
        <w:rPr>
          <w:lang w:eastAsia="ru-RU"/>
        </w:rPr>
        <w:t>, </w:t>
      </w:r>
      <w:r w:rsidRPr="000D107D">
        <w:rPr>
          <w:b/>
          <w:bCs/>
          <w:lang w:eastAsia="ru-RU"/>
        </w:rPr>
        <w:t>«На прошлой неделе»</w:t>
      </w:r>
      <w:r w:rsidR="000D376D">
        <w:rPr>
          <w:lang w:eastAsia="ru-RU"/>
        </w:rPr>
        <w:t> и т.</w:t>
      </w:r>
      <w:r w:rsidRPr="000D107D">
        <w:rPr>
          <w:lang w:eastAsia="ru-RU"/>
        </w:rPr>
        <w:t>д.</w:t>
      </w:r>
    </w:p>
    <w:p w:rsidR="000D107D" w:rsidRPr="000D107D" w:rsidRDefault="000D107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 w:rsidRPr="000D107D">
        <w:rPr>
          <w:lang w:eastAsia="ru-RU"/>
        </w:rPr>
        <w:t>Введите имя пользователя и выберите пользователей, сообщения которых вы хотите искать, в поле </w:t>
      </w:r>
      <w:r w:rsidRPr="000D107D">
        <w:rPr>
          <w:b/>
          <w:bCs/>
          <w:lang w:eastAsia="ru-RU"/>
        </w:rPr>
        <w:t>«Пользователи»</w:t>
      </w:r>
      <w:r w:rsidRPr="000D107D">
        <w:rPr>
          <w:lang w:eastAsia="ru-RU"/>
        </w:rPr>
        <w:t>.</w:t>
      </w:r>
    </w:p>
    <w:p w:rsidR="000D107D" w:rsidRDefault="000D107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 w:rsidRPr="000D107D">
        <w:rPr>
          <w:lang w:eastAsia="ru-RU"/>
        </w:rPr>
        <w:t>Нажмите </w:t>
      </w:r>
      <w:r w:rsidRPr="000D107D">
        <w:rPr>
          <w:b/>
          <w:bCs/>
          <w:lang w:eastAsia="ru-RU"/>
        </w:rPr>
        <w:t>П</w:t>
      </w:r>
      <w:r w:rsidR="00471654">
        <w:rPr>
          <w:b/>
          <w:bCs/>
          <w:lang w:eastAsia="ru-RU"/>
        </w:rPr>
        <w:t>оказать</w:t>
      </w:r>
      <w:r w:rsidRPr="000D107D">
        <w:rPr>
          <w:lang w:eastAsia="ru-RU"/>
        </w:rPr>
        <w:t>. Отображаются разговоры выбранных пользователей между этими периодами, которые соответствуют поисковой фразе.</w:t>
      </w:r>
    </w:p>
    <w:p w:rsidR="007F03D7" w:rsidRPr="00B54D78" w:rsidRDefault="00765D65" w:rsidP="007F03D7">
      <w:pPr>
        <w:pStyle w:val="Heading2v2"/>
        <w:numPr>
          <w:ilvl w:val="2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64" w:name="_Toc234250453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По </w:t>
      </w:r>
      <w:r w:rsidR="007F03D7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личным сообщениям</w:t>
      </w:r>
      <w:bookmarkEnd w:id="64"/>
    </w:p>
    <w:p w:rsidR="000D376D" w:rsidRPr="000D107D" w:rsidRDefault="000D376D" w:rsidP="000D376D">
      <w:pPr>
        <w:tabs>
          <w:tab w:val="left" w:pos="1029"/>
        </w:tabs>
        <w:ind w:left="360"/>
        <w:rPr>
          <w:lang w:eastAsia="ru-RU"/>
        </w:rPr>
      </w:pPr>
      <w:r w:rsidRPr="000D107D">
        <w:rPr>
          <w:lang w:eastAsia="ru-RU"/>
        </w:rPr>
        <w:t>Для поиска определенного сообщения по пользователям:</w:t>
      </w:r>
    </w:p>
    <w:p w:rsidR="000D376D" w:rsidRPr="000D107D" w:rsidRDefault="000D376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>Заполните</w:t>
      </w:r>
      <w:r w:rsidRPr="000D107D">
        <w:rPr>
          <w:lang w:eastAsia="ru-RU"/>
        </w:rPr>
        <w:t xml:space="preserve"> поле </w:t>
      </w:r>
      <w:r w:rsidRPr="000D107D">
        <w:rPr>
          <w:b/>
          <w:bCs/>
          <w:lang w:eastAsia="ru-RU"/>
        </w:rPr>
        <w:t>Сообщение</w:t>
      </w:r>
      <w:r w:rsidRPr="000D107D">
        <w:rPr>
          <w:lang w:eastAsia="ru-RU"/>
        </w:rPr>
        <w:t> ключевой фразой сообщения, которое вы ищете. Чтобы получить все сообщения, оставьте поле </w:t>
      </w:r>
      <w:r w:rsidRPr="000D107D">
        <w:rPr>
          <w:b/>
          <w:bCs/>
          <w:lang w:eastAsia="ru-RU"/>
        </w:rPr>
        <w:t>Сообщение</w:t>
      </w:r>
      <w:r w:rsidRPr="000D107D">
        <w:rPr>
          <w:lang w:eastAsia="ru-RU"/>
        </w:rPr>
        <w:t> пустым.</w:t>
      </w:r>
    </w:p>
    <w:p w:rsidR="000D376D" w:rsidRPr="000D107D" w:rsidRDefault="000D376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 w:rsidRPr="000D107D">
        <w:rPr>
          <w:lang w:eastAsia="ru-RU"/>
        </w:rPr>
        <w:t>Выберите </w:t>
      </w:r>
      <w:r w:rsidRPr="000D107D">
        <w:rPr>
          <w:b/>
          <w:bCs/>
          <w:lang w:eastAsia="ru-RU"/>
        </w:rPr>
        <w:t>начальную</w:t>
      </w:r>
      <w:r w:rsidRPr="000D107D">
        <w:rPr>
          <w:lang w:eastAsia="ru-RU"/>
        </w:rPr>
        <w:t> и </w:t>
      </w:r>
      <w:r w:rsidRPr="000D107D">
        <w:rPr>
          <w:b/>
          <w:bCs/>
          <w:lang w:eastAsia="ru-RU"/>
        </w:rPr>
        <w:t>конечную дату</w:t>
      </w:r>
      <w:r w:rsidRPr="000D107D">
        <w:rPr>
          <w:lang w:eastAsia="ru-RU"/>
        </w:rPr>
        <w:t>, чтобы ограничить результаты поиска определенным временным интервалом. </w:t>
      </w:r>
      <w:r w:rsidRPr="000D107D">
        <w:rPr>
          <w:b/>
          <w:bCs/>
          <w:lang w:eastAsia="ru-RU"/>
        </w:rPr>
        <w:t>Значок с тремя точками</w:t>
      </w:r>
      <w:r w:rsidRPr="000D107D">
        <w:rPr>
          <w:lang w:eastAsia="ru-RU"/>
        </w:rPr>
        <w:t> также предоставляет другие варианты временного диапазона, такие как </w:t>
      </w:r>
      <w:r w:rsidRPr="000D107D">
        <w:rPr>
          <w:b/>
          <w:bCs/>
          <w:lang w:eastAsia="ru-RU"/>
        </w:rPr>
        <w:t>«Сегодня»</w:t>
      </w:r>
      <w:r w:rsidRPr="000D107D">
        <w:rPr>
          <w:lang w:eastAsia="ru-RU"/>
        </w:rPr>
        <w:t>, </w:t>
      </w:r>
      <w:r w:rsidRPr="000D107D">
        <w:rPr>
          <w:b/>
          <w:bCs/>
          <w:lang w:eastAsia="ru-RU"/>
        </w:rPr>
        <w:t>«На прошлой неделе»</w:t>
      </w:r>
      <w:r>
        <w:rPr>
          <w:lang w:eastAsia="ru-RU"/>
        </w:rPr>
        <w:t> и т.</w:t>
      </w:r>
      <w:r w:rsidRPr="000D107D">
        <w:rPr>
          <w:lang w:eastAsia="ru-RU"/>
        </w:rPr>
        <w:t>д.</w:t>
      </w:r>
    </w:p>
    <w:p w:rsidR="000D376D" w:rsidRPr="000D107D" w:rsidRDefault="001C5545" w:rsidP="00ED345B">
      <w:pPr>
        <w:pStyle w:val="a8"/>
        <w:numPr>
          <w:ilvl w:val="0"/>
          <w:numId w:val="46"/>
        </w:numPr>
        <w:rPr>
          <w:lang w:eastAsia="ru-RU"/>
        </w:rPr>
      </w:pPr>
      <w:r>
        <w:rPr>
          <w:lang w:eastAsia="ru-RU"/>
        </w:rPr>
        <w:t xml:space="preserve">В поле </w:t>
      </w:r>
      <w:r w:rsidRPr="000D107D">
        <w:rPr>
          <w:b/>
          <w:bCs/>
          <w:lang w:eastAsia="ru-RU"/>
        </w:rPr>
        <w:t>«Пользователи»</w:t>
      </w:r>
      <w:r w:rsidRPr="000D107D">
        <w:rPr>
          <w:lang w:eastAsia="ru-RU"/>
        </w:rPr>
        <w:t>.</w:t>
      </w:r>
      <w:r w:rsidRPr="001C5545">
        <w:rPr>
          <w:lang w:eastAsia="ru-RU"/>
        </w:rPr>
        <w:t xml:space="preserve"> выберите не менее двух пользователей, чьи личные</w:t>
      </w:r>
      <w:r>
        <w:rPr>
          <w:lang w:eastAsia="ru-RU"/>
        </w:rPr>
        <w:t xml:space="preserve"> сообщения вы хотите проверить</w:t>
      </w:r>
      <w:r w:rsidR="000D376D" w:rsidRPr="000D107D">
        <w:rPr>
          <w:lang w:eastAsia="ru-RU"/>
        </w:rPr>
        <w:t>.</w:t>
      </w:r>
    </w:p>
    <w:p w:rsidR="000D376D" w:rsidRDefault="000D376D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 w:rsidRPr="000D107D">
        <w:rPr>
          <w:lang w:eastAsia="ru-RU"/>
        </w:rPr>
        <w:t>Нажмите </w:t>
      </w:r>
      <w:r w:rsidR="00471654">
        <w:rPr>
          <w:b/>
          <w:bCs/>
          <w:lang w:eastAsia="ru-RU"/>
        </w:rPr>
        <w:t>Показать</w:t>
      </w:r>
      <w:r w:rsidRPr="000D107D">
        <w:rPr>
          <w:lang w:eastAsia="ru-RU"/>
        </w:rPr>
        <w:t>. Отображаются разговоры выбранных пользователей между этими периодами, которые соответствуют поисковой фразе.</w:t>
      </w:r>
    </w:p>
    <w:p w:rsidR="00C554A6" w:rsidRPr="00B54D78" w:rsidRDefault="00C554A6" w:rsidP="00C554A6">
      <w:pPr>
        <w:pStyle w:val="Heading2v2"/>
        <w:numPr>
          <w:ilvl w:val="2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65" w:name="_Toc234250454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По омниканалам</w:t>
      </w:r>
      <w:bookmarkEnd w:id="65"/>
    </w:p>
    <w:p w:rsidR="00C554A6" w:rsidRPr="000D107D" w:rsidRDefault="00C554A6" w:rsidP="00C554A6">
      <w:pPr>
        <w:tabs>
          <w:tab w:val="left" w:pos="1029"/>
        </w:tabs>
        <w:ind w:left="360"/>
        <w:rPr>
          <w:lang w:eastAsia="ru-RU"/>
        </w:rPr>
      </w:pPr>
      <w:r w:rsidRPr="00C554A6">
        <w:rPr>
          <w:lang w:eastAsia="ru-RU"/>
        </w:rPr>
        <w:t>Чтобы найти определенный многоканальный разговор</w:t>
      </w:r>
      <w:r w:rsidRPr="000D107D">
        <w:rPr>
          <w:lang w:eastAsia="ru-RU"/>
        </w:rPr>
        <w:t>:</w:t>
      </w:r>
    </w:p>
    <w:p w:rsidR="006B7870" w:rsidRDefault="00C554A6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>Заполните</w:t>
      </w:r>
      <w:r w:rsidRPr="000D107D">
        <w:rPr>
          <w:lang w:eastAsia="ru-RU"/>
        </w:rPr>
        <w:t xml:space="preserve"> поле </w:t>
      </w:r>
      <w:r w:rsidRPr="006B7870">
        <w:rPr>
          <w:b/>
          <w:bCs/>
          <w:lang w:eastAsia="ru-RU"/>
        </w:rPr>
        <w:t>Сообщение</w:t>
      </w:r>
      <w:r w:rsidRPr="000D107D">
        <w:rPr>
          <w:lang w:eastAsia="ru-RU"/>
        </w:rPr>
        <w:t> ключевой фразой сообщения, которое вы ищете. Чтобы получить все сообщения, оставьте поле </w:t>
      </w:r>
      <w:r w:rsidRPr="006B7870">
        <w:rPr>
          <w:b/>
          <w:bCs/>
          <w:lang w:eastAsia="ru-RU"/>
        </w:rPr>
        <w:t>Сообщение</w:t>
      </w:r>
      <w:r w:rsidRPr="000D107D">
        <w:rPr>
          <w:lang w:eastAsia="ru-RU"/>
        </w:rPr>
        <w:t> пустым.</w:t>
      </w:r>
    </w:p>
    <w:p w:rsidR="006B7870" w:rsidRDefault="00AC7CDF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 xml:space="preserve">Введите </w:t>
      </w:r>
      <w:r w:rsidRPr="006B7870">
        <w:rPr>
          <w:b/>
          <w:lang w:eastAsia="ru-RU"/>
        </w:rPr>
        <w:t>посетителя</w:t>
      </w:r>
      <w:r>
        <w:rPr>
          <w:lang w:eastAsia="ru-RU"/>
        </w:rPr>
        <w:t xml:space="preserve"> или </w:t>
      </w:r>
      <w:r w:rsidRPr="006B7870">
        <w:rPr>
          <w:b/>
          <w:lang w:eastAsia="ru-RU"/>
        </w:rPr>
        <w:t>имя контакта</w:t>
      </w:r>
      <w:r>
        <w:rPr>
          <w:lang w:eastAsia="ru-RU"/>
        </w:rPr>
        <w:t xml:space="preserve"> имя в поле </w:t>
      </w:r>
      <w:r w:rsidRPr="006B7870">
        <w:rPr>
          <w:b/>
          <w:lang w:eastAsia="ru-RU"/>
        </w:rPr>
        <w:t>Посетитель</w:t>
      </w:r>
      <w:r>
        <w:rPr>
          <w:lang w:eastAsia="ru-RU"/>
        </w:rPr>
        <w:t>.</w:t>
      </w:r>
    </w:p>
    <w:p w:rsidR="006B7870" w:rsidRDefault="00AC7CDF" w:rsidP="00ED345B">
      <w:pPr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>Введите имя агента, который обслуживал нужный вам разговор, в поле "Представитель".</w:t>
      </w:r>
    </w:p>
    <w:p w:rsidR="006B7870" w:rsidRDefault="00C554A6" w:rsidP="00ED345B">
      <w:pPr>
        <w:pStyle w:val="a8"/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>
        <w:rPr>
          <w:lang w:eastAsia="ru-RU"/>
        </w:rPr>
        <w:t xml:space="preserve">В поле </w:t>
      </w:r>
      <w:r w:rsidRPr="006B7870">
        <w:rPr>
          <w:b/>
          <w:bCs/>
          <w:lang w:eastAsia="ru-RU"/>
        </w:rPr>
        <w:t>«Пользователи»</w:t>
      </w:r>
      <w:r w:rsidRPr="000D107D">
        <w:rPr>
          <w:lang w:eastAsia="ru-RU"/>
        </w:rPr>
        <w:t>.</w:t>
      </w:r>
      <w:r w:rsidRPr="001C5545">
        <w:rPr>
          <w:lang w:eastAsia="ru-RU"/>
        </w:rPr>
        <w:t xml:space="preserve"> выберите не менее двух пользователей, чьи личные</w:t>
      </w:r>
      <w:r>
        <w:rPr>
          <w:lang w:eastAsia="ru-RU"/>
        </w:rPr>
        <w:t xml:space="preserve"> сообщения вы хотите проверить</w:t>
      </w:r>
      <w:r w:rsidRPr="000D107D">
        <w:rPr>
          <w:lang w:eastAsia="ru-RU"/>
        </w:rPr>
        <w:t>.</w:t>
      </w:r>
    </w:p>
    <w:p w:rsidR="00B96657" w:rsidRDefault="00C554A6" w:rsidP="00B96657">
      <w:pPr>
        <w:pStyle w:val="a8"/>
        <w:numPr>
          <w:ilvl w:val="0"/>
          <w:numId w:val="46"/>
        </w:numPr>
        <w:tabs>
          <w:tab w:val="num" w:pos="720"/>
          <w:tab w:val="left" w:pos="1029"/>
        </w:tabs>
        <w:rPr>
          <w:lang w:eastAsia="ru-RU"/>
        </w:rPr>
      </w:pPr>
      <w:r w:rsidRPr="000D107D">
        <w:rPr>
          <w:lang w:eastAsia="ru-RU"/>
        </w:rPr>
        <w:t>Нажмите </w:t>
      </w:r>
      <w:r w:rsidRPr="006B7870">
        <w:rPr>
          <w:b/>
          <w:bCs/>
          <w:lang w:eastAsia="ru-RU"/>
        </w:rPr>
        <w:t>П</w:t>
      </w:r>
      <w:r w:rsidR="00C64A69">
        <w:rPr>
          <w:b/>
          <w:bCs/>
          <w:lang w:eastAsia="ru-RU"/>
        </w:rPr>
        <w:t>оказать</w:t>
      </w:r>
      <w:r w:rsidRPr="000D107D">
        <w:rPr>
          <w:lang w:eastAsia="ru-RU"/>
        </w:rPr>
        <w:t xml:space="preserve">. </w:t>
      </w:r>
      <w:r w:rsidR="00120826" w:rsidRPr="00120826">
        <w:rPr>
          <w:lang w:eastAsia="ru-RU"/>
        </w:rPr>
        <w:t>Отобразятся разговоры между агентом и посетителем.</w:t>
      </w:r>
    </w:p>
    <w:p w:rsidR="00B96657" w:rsidRPr="00E557B4" w:rsidRDefault="00B96657" w:rsidP="00B96657">
      <w:pPr>
        <w:pStyle w:val="Heading2v2"/>
        <w:numPr>
          <w:ilvl w:val="1"/>
          <w:numId w:val="1"/>
        </w:numPr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lastRenderedPageBreak/>
        <w:t xml:space="preserve"> </w:t>
      </w:r>
      <w:bookmarkStart w:id="66" w:name="_Toc234250455"/>
      <w:r w:rsidRPr="00B96657">
        <w:rPr>
          <w:rFonts w:eastAsia="Times New Roman"/>
          <w:bCs/>
          <w:color w:val="1F4E79" w:themeColor="accent1" w:themeShade="80"/>
          <w:lang w:eastAsia="ru-RU"/>
        </w:rPr>
        <w:t>Автоотчёты по аудиту рабочего пространства</w:t>
      </w:r>
      <w:bookmarkEnd w:id="66"/>
    </w:p>
    <w:p w:rsidR="00E557B4" w:rsidRPr="00B96657" w:rsidRDefault="00E557B4" w:rsidP="002D0167">
      <w:pPr>
        <w:ind w:left="426"/>
        <w:rPr>
          <w:lang w:eastAsia="ru-RU"/>
        </w:rPr>
      </w:pPr>
      <w:r>
        <w:rPr>
          <w:lang w:eastAsia="ru-RU"/>
        </w:rPr>
        <w:t>Вы можете создавать и просматривать отчёты по аудиту и задавать расписания, для получения аудиторских отчётов по времени для заданных интервалов.</w:t>
      </w:r>
      <w:r w:rsidR="00E16086">
        <w:rPr>
          <w:lang w:eastAsia="ru-RU"/>
        </w:rPr>
        <w:t xml:space="preserve"> Для получения доступа с автоотчётам, перейдите на вкладку </w:t>
      </w:r>
      <w:r w:rsidR="00E16086" w:rsidRPr="001263F6">
        <w:rPr>
          <w:b/>
          <w:lang w:eastAsia="ru-RU"/>
        </w:rPr>
        <w:t>Активность</w:t>
      </w:r>
      <w:r w:rsidR="00E16086">
        <w:rPr>
          <w:lang w:eastAsia="ru-RU"/>
        </w:rPr>
        <w:t xml:space="preserve"> разделов </w:t>
      </w:r>
      <w:r w:rsidR="00E16086" w:rsidRPr="001263F6">
        <w:rPr>
          <w:b/>
          <w:lang w:eastAsia="ru-RU"/>
        </w:rPr>
        <w:t>Комнаты</w:t>
      </w:r>
      <w:r w:rsidR="00E16086">
        <w:rPr>
          <w:lang w:eastAsia="ru-RU"/>
        </w:rPr>
        <w:t xml:space="preserve"> или </w:t>
      </w:r>
      <w:r w:rsidR="00E16086" w:rsidRPr="001263F6">
        <w:rPr>
          <w:b/>
          <w:lang w:eastAsia="ru-RU"/>
        </w:rPr>
        <w:t>Пользователи</w:t>
      </w:r>
    </w:p>
    <w:p w:rsidR="0088686B" w:rsidRDefault="002D0167" w:rsidP="00B96657">
      <w:pPr>
        <w:pStyle w:val="Heading2v2"/>
        <w:numPr>
          <w:ilvl w:val="2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67" w:name="_Toc234250456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Комнаты</w:t>
      </w:r>
      <w:bookmarkEnd w:id="67"/>
    </w:p>
    <w:p w:rsidR="002D0167" w:rsidRPr="00DB5A14" w:rsidRDefault="00397076" w:rsidP="002D0167">
      <w:pPr>
        <w:ind w:left="426"/>
        <w:rPr>
          <w:lang w:eastAsia="ru-RU"/>
        </w:rPr>
      </w:pPr>
      <w:r>
        <w:rPr>
          <w:lang w:eastAsia="ru-RU"/>
        </w:rPr>
        <w:t xml:space="preserve">Формирует отчёт активности по каналам для всех пользователей канала. </w:t>
      </w:r>
      <w:r w:rsidR="002D0167">
        <w:rPr>
          <w:lang w:eastAsia="ru-RU"/>
        </w:rPr>
        <w:t>Содержимое отчёта определяется параметрами</w:t>
      </w:r>
      <w:r w:rsidR="002D0167" w:rsidRPr="00DB5A14">
        <w:rPr>
          <w:lang w:eastAsia="ru-RU"/>
        </w:rPr>
        <w:t>:</w:t>
      </w:r>
    </w:p>
    <w:p w:rsidR="002D0167" w:rsidRDefault="001263F6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Наименование – укажите название отчёта для будущего сохранения в списке отчётов.</w:t>
      </w:r>
    </w:p>
    <w:p w:rsidR="001263F6" w:rsidRDefault="001263F6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Проведенные конференции – включите, для включения статистики проведённых ВКС</w:t>
      </w:r>
    </w:p>
    <w:p w:rsidR="001263F6" w:rsidRDefault="001263F6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Активность участников - включите, для включения статистики об активности в рабочем пространстве</w:t>
      </w:r>
    </w:p>
    <w:p w:rsidR="001263F6" w:rsidRDefault="001263F6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Каналы – выберите каналы для сбора статистики, </w:t>
      </w:r>
      <w:r w:rsidR="00E109A5">
        <w:rPr>
          <w:lang w:eastAsia="ru-RU"/>
        </w:rPr>
        <w:t>не менее одного</w:t>
      </w:r>
    </w:p>
    <w:p w:rsidR="00E109A5" w:rsidRDefault="00E109A5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Расписание – вы можете включить и настроить расписание для автоматической отправки отчёта по аудиту с заданными параметрами в заданные интервалы времени</w:t>
      </w:r>
    </w:p>
    <w:p w:rsidR="00E109A5" w:rsidRDefault="00E109A5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Интервал отчёта – укажите частоту получения отчёта по дням недели, и\или числам месяца</w:t>
      </w:r>
    </w:p>
    <w:p w:rsidR="00E109A5" w:rsidRDefault="00E109A5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Период отчёта – определяет </w:t>
      </w:r>
      <w:r w:rsidR="00FC2D33">
        <w:rPr>
          <w:lang w:eastAsia="ru-RU"/>
        </w:rPr>
        <w:t xml:space="preserve">период отчёта, относительно интервала отчёта, за </w:t>
      </w:r>
      <w:r w:rsidR="00FC2D33">
        <w:rPr>
          <w:lang w:val="en-US" w:eastAsia="ru-RU"/>
        </w:rPr>
        <w:t>n</w:t>
      </w:r>
      <w:r w:rsidR="00FC2D33" w:rsidRPr="00FC2D33">
        <w:rPr>
          <w:lang w:eastAsia="ru-RU"/>
        </w:rPr>
        <w:t xml:space="preserve"> </w:t>
      </w:r>
      <w:r w:rsidR="00FC2D33">
        <w:rPr>
          <w:lang w:eastAsia="ru-RU"/>
        </w:rPr>
        <w:t>до наступления даты формирования и отправки автоотчёта</w:t>
      </w:r>
    </w:p>
    <w:p w:rsidR="00FC2D33" w:rsidRDefault="00FC2D33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Целевая почта – укажите целевую почту для получения отчёта. Обратите внимание, что корректной работы параметра необходимо настроить </w:t>
      </w:r>
      <w:r w:rsidRPr="00FC2D33">
        <w:rPr>
          <w:b/>
          <w:lang w:val="en-US" w:eastAsia="ru-RU"/>
        </w:rPr>
        <w:t>SMTP</w:t>
      </w:r>
      <w:r w:rsidRPr="00FC2D33">
        <w:rPr>
          <w:lang w:eastAsia="ru-RU"/>
        </w:rPr>
        <w:t xml:space="preserve"> </w:t>
      </w:r>
      <w:r>
        <w:rPr>
          <w:lang w:eastAsia="ru-RU"/>
        </w:rPr>
        <w:t>рабочего пространства.</w:t>
      </w:r>
    </w:p>
    <w:p w:rsidR="0024155E" w:rsidRDefault="0024155E" w:rsidP="0024155E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Роли - укажите роли пользователей согласно ролевой модели, которые будут получать отчёт себе в личные сообщения при наступлении даты отчёта.</w:t>
      </w:r>
    </w:p>
    <w:p w:rsidR="00011C4F" w:rsidRDefault="0024155E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Пользователи</w:t>
      </w:r>
      <w:r w:rsidR="00011C4F">
        <w:rPr>
          <w:lang w:eastAsia="ru-RU"/>
        </w:rPr>
        <w:t xml:space="preserve"> – укажите пользователей, которые будут получать отчёт себе в личные сообщения при наступлении даты отчёта.</w:t>
      </w:r>
    </w:p>
    <w:p w:rsidR="0024155E" w:rsidRPr="00E16086" w:rsidRDefault="0024155E" w:rsidP="001263F6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Дата</w:t>
      </w:r>
      <w:r w:rsidR="00524A87">
        <w:rPr>
          <w:lang w:eastAsia="ru-RU"/>
        </w:rPr>
        <w:t xml:space="preserve"> – укажите фиксированный интервал для формирования отчёта, полезно для немедленного просмотра отчёта</w:t>
      </w:r>
      <w:r w:rsidR="00CC7537">
        <w:rPr>
          <w:lang w:eastAsia="ru-RU"/>
        </w:rPr>
        <w:t xml:space="preserve"> по нажатию </w:t>
      </w:r>
      <w:r w:rsidR="00CC7537" w:rsidRPr="00CC7537">
        <w:rPr>
          <w:b/>
          <w:lang w:eastAsia="ru-RU"/>
        </w:rPr>
        <w:t>Экспорт Таблицы</w:t>
      </w:r>
    </w:p>
    <w:p w:rsidR="0088686B" w:rsidRDefault="008A5EED" w:rsidP="00B96657">
      <w:pPr>
        <w:pStyle w:val="Heading2v2"/>
        <w:numPr>
          <w:ilvl w:val="2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68" w:name="_Toc234250457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Пользователи</w:t>
      </w:r>
      <w:bookmarkEnd w:id="68"/>
    </w:p>
    <w:p w:rsidR="008A5EED" w:rsidRPr="001D19EE" w:rsidRDefault="001D19EE" w:rsidP="008A5EED">
      <w:pPr>
        <w:ind w:left="426"/>
        <w:rPr>
          <w:lang w:eastAsia="ru-RU"/>
        </w:rPr>
      </w:pPr>
      <w:r>
        <w:rPr>
          <w:lang w:eastAsia="ru-RU"/>
        </w:rPr>
        <w:t xml:space="preserve">Формирует отчёт активности для конкретных пользователей, а также по каналам для всех пользователей канала. </w:t>
      </w:r>
      <w:r w:rsidR="008A5EED">
        <w:rPr>
          <w:lang w:eastAsia="ru-RU"/>
        </w:rPr>
        <w:t>Содержимое отчёта определяется параметрами</w:t>
      </w:r>
      <w:r w:rsidR="008A5EED" w:rsidRPr="001D19EE">
        <w:rPr>
          <w:lang w:eastAsia="ru-RU"/>
        </w:rPr>
        <w:t>: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Наименование – укажите название отчёта для будущего сохранения в списке отчётов.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Проведенные конференции – включите, для включения статистики проведённых ВКС</w:t>
      </w:r>
    </w:p>
    <w:p w:rsidR="008A5EED" w:rsidRDefault="00DB5A14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Активность </w:t>
      </w:r>
      <w:r w:rsidR="008A5EED">
        <w:rPr>
          <w:lang w:eastAsia="ru-RU"/>
        </w:rPr>
        <w:t>- включите, для включения статистики об активности в рабочем пространстве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Каналы – выберите каналы для сбора статистики, не менее одного</w:t>
      </w:r>
    </w:p>
    <w:p w:rsidR="00F11250" w:rsidRDefault="00F11250" w:rsidP="00F11250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Пользователи – выберите пользователей для сбора статистики, не менее одного</w:t>
      </w:r>
    </w:p>
    <w:p w:rsidR="00F11250" w:rsidRDefault="00F11250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Переписки – для сбора статистики по личным сообщениям пользователей, не менее одного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Расписание – вы можете включить и настроить расписание для автоматической отправки отчёта по аудиту с заданными параметрами в заданные интервалы времени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Интервал отчёта – укажите частоту получения отчёта по дням недели, и\или числам месяца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Период отчёта – определяет период отчёта, относительно интервала отчёта, за </w:t>
      </w:r>
      <w:r>
        <w:rPr>
          <w:lang w:val="en-US" w:eastAsia="ru-RU"/>
        </w:rPr>
        <w:t>n</w:t>
      </w:r>
      <w:r w:rsidRPr="00FC2D33">
        <w:rPr>
          <w:lang w:eastAsia="ru-RU"/>
        </w:rPr>
        <w:t xml:space="preserve"> </w:t>
      </w:r>
      <w:r>
        <w:rPr>
          <w:lang w:eastAsia="ru-RU"/>
        </w:rPr>
        <w:t>до наступления даты формирования и отправки автоотчёта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Целевая почта – укажите целевую почту для получения отчёта. Обратите внимание, что корректной работы параметра необходимо настроить </w:t>
      </w:r>
      <w:r w:rsidRPr="00FC2D33">
        <w:rPr>
          <w:b/>
          <w:lang w:val="en-US" w:eastAsia="ru-RU"/>
        </w:rPr>
        <w:t>SMTP</w:t>
      </w:r>
      <w:r w:rsidRPr="00FC2D33">
        <w:rPr>
          <w:lang w:eastAsia="ru-RU"/>
        </w:rPr>
        <w:t xml:space="preserve"> </w:t>
      </w:r>
      <w:r>
        <w:rPr>
          <w:lang w:eastAsia="ru-RU"/>
        </w:rPr>
        <w:t>рабочего пространства.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lastRenderedPageBreak/>
        <w:t>Роли - укажите роли пользователей согласно ролевой модели, которые будут получать отчёт себе в личные сообщения при наступлении даты отчёта.</w:t>
      </w:r>
    </w:p>
    <w:p w:rsidR="008A5EED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>Пользователи – укажите пользователей, которые будут получать отчёт себе в личные сообщения при наступлении даты отчёта.</w:t>
      </w:r>
    </w:p>
    <w:p w:rsidR="008A5EED" w:rsidRPr="0088686B" w:rsidRDefault="008A5EED" w:rsidP="008A5EED">
      <w:pPr>
        <w:pStyle w:val="a8"/>
        <w:numPr>
          <w:ilvl w:val="0"/>
          <w:numId w:val="61"/>
        </w:numPr>
        <w:rPr>
          <w:lang w:eastAsia="ru-RU"/>
        </w:rPr>
      </w:pPr>
      <w:r>
        <w:rPr>
          <w:lang w:eastAsia="ru-RU"/>
        </w:rPr>
        <w:t xml:space="preserve">Дата – укажите фиксированный интервал для формирования отчёта, полезно для немедленного просмотра отчёта по нажатию </w:t>
      </w:r>
      <w:r w:rsidRPr="00CC7537">
        <w:rPr>
          <w:b/>
          <w:lang w:eastAsia="ru-RU"/>
        </w:rPr>
        <w:t>Экспорт Таблицы</w:t>
      </w:r>
    </w:p>
    <w:p w:rsidR="004C75A5" w:rsidRPr="004C75A5" w:rsidRDefault="004C75A5" w:rsidP="00912EA5">
      <w:pPr>
        <w:pStyle w:val="Heading2v2"/>
        <w:ind w:left="426"/>
        <w:rPr>
          <w:rFonts w:eastAsia="Times New Roman"/>
          <w:bCs/>
          <w:lang w:eastAsia="ru-RU"/>
        </w:rPr>
      </w:pPr>
      <w:bookmarkStart w:id="69" w:name="_Toc234250458"/>
      <w:r>
        <w:rPr>
          <w:rFonts w:eastAsia="Times New Roman"/>
          <w:bCs/>
          <w:lang w:val="en-US" w:eastAsia="ru-RU"/>
        </w:rPr>
        <w:t>DLP</w:t>
      </w:r>
      <w:bookmarkEnd w:id="69"/>
    </w:p>
    <w:p w:rsidR="004C75A5" w:rsidRDefault="004C75A5" w:rsidP="004C75A5">
      <w:pPr>
        <w:ind w:left="426"/>
        <w:rPr>
          <w:lang w:eastAsia="ru-RU"/>
        </w:rPr>
      </w:pPr>
      <w:r>
        <w:rPr>
          <w:lang w:val="en-US" w:eastAsia="ru-RU"/>
        </w:rPr>
        <w:t>UnicChat</w:t>
      </w:r>
      <w:r w:rsidRPr="004C75A5">
        <w:rPr>
          <w:lang w:eastAsia="ru-RU"/>
        </w:rPr>
        <w:t xml:space="preserve"> </w:t>
      </w:r>
      <w:r>
        <w:rPr>
          <w:lang w:eastAsia="ru-RU"/>
        </w:rPr>
        <w:t xml:space="preserve">позволяет подключать внешние совместимые </w:t>
      </w:r>
      <w:r w:rsidRPr="007B038B">
        <w:rPr>
          <w:b/>
          <w:lang w:val="en-US" w:eastAsia="ru-RU"/>
        </w:rPr>
        <w:t>DLP</w:t>
      </w:r>
      <w:r w:rsidRPr="004C75A5">
        <w:rPr>
          <w:lang w:eastAsia="ru-RU"/>
        </w:rPr>
        <w:t xml:space="preserve"> </w:t>
      </w:r>
      <w:r>
        <w:rPr>
          <w:lang w:eastAsia="ru-RU"/>
        </w:rPr>
        <w:t>системы для автоматизации процессов аудита и модерации рабочего пространства, со списком доступных интеграций</w:t>
      </w:r>
      <w:r w:rsidR="001B0C07">
        <w:rPr>
          <w:lang w:eastAsia="ru-RU"/>
        </w:rPr>
        <w:t xml:space="preserve"> для вашего типа лицензии</w:t>
      </w:r>
      <w:r>
        <w:rPr>
          <w:lang w:eastAsia="ru-RU"/>
        </w:rPr>
        <w:t xml:space="preserve"> можно ознакомиться у менеджера</w:t>
      </w:r>
      <w:r w:rsidR="00916F9E">
        <w:rPr>
          <w:lang w:eastAsia="ru-RU"/>
        </w:rPr>
        <w:t>,</w:t>
      </w:r>
      <w:r w:rsidR="001B0C07">
        <w:rPr>
          <w:lang w:eastAsia="ru-RU"/>
        </w:rPr>
        <w:t xml:space="preserve"> и запросить доступ к документации по настройке внешних </w:t>
      </w:r>
      <w:r w:rsidR="001B0C07">
        <w:rPr>
          <w:lang w:val="en-US" w:eastAsia="ru-RU"/>
        </w:rPr>
        <w:t>DLP</w:t>
      </w:r>
      <w:r w:rsidR="001B0C07" w:rsidRPr="001B0C07">
        <w:rPr>
          <w:lang w:eastAsia="ru-RU"/>
        </w:rPr>
        <w:t xml:space="preserve"> </w:t>
      </w:r>
      <w:r w:rsidR="001B0C07">
        <w:rPr>
          <w:lang w:eastAsia="ru-RU"/>
        </w:rPr>
        <w:t>решений</w:t>
      </w:r>
      <w:r w:rsidR="00916F9E">
        <w:rPr>
          <w:lang w:eastAsia="ru-RU"/>
        </w:rPr>
        <w:t xml:space="preserve"> для вашего рабочего пространства.</w:t>
      </w:r>
    </w:p>
    <w:p w:rsidR="00916F9E" w:rsidRDefault="00916F9E" w:rsidP="004C75A5">
      <w:pPr>
        <w:ind w:left="426"/>
        <w:rPr>
          <w:lang w:eastAsia="ru-RU"/>
        </w:rPr>
      </w:pPr>
      <w:r>
        <w:rPr>
          <w:lang w:eastAsia="ru-RU"/>
        </w:rPr>
        <w:t xml:space="preserve">В стандартный пакет </w:t>
      </w:r>
      <w:r>
        <w:rPr>
          <w:lang w:val="en-US" w:eastAsia="ru-RU"/>
        </w:rPr>
        <w:t>UnicChat</w:t>
      </w:r>
      <w:r w:rsidRPr="00916F9E">
        <w:rPr>
          <w:lang w:eastAsia="ru-RU"/>
        </w:rPr>
        <w:t xml:space="preserve"> </w:t>
      </w:r>
      <w:r>
        <w:rPr>
          <w:lang w:eastAsia="ru-RU"/>
        </w:rPr>
        <w:t xml:space="preserve">так же входит внутреннее </w:t>
      </w:r>
      <w:r w:rsidRPr="007B038B">
        <w:rPr>
          <w:b/>
          <w:lang w:val="en-US" w:eastAsia="ru-RU"/>
        </w:rPr>
        <w:t>DLP</w:t>
      </w:r>
      <w:r w:rsidRPr="00916F9E">
        <w:rPr>
          <w:lang w:eastAsia="ru-RU"/>
        </w:rPr>
        <w:t xml:space="preserve"> </w:t>
      </w:r>
      <w:r>
        <w:rPr>
          <w:lang w:eastAsia="ru-RU"/>
        </w:rPr>
        <w:t>приложение, с возможностью аудита и модерации данных внутри рабочего пространства</w:t>
      </w:r>
      <w:r w:rsidR="009A566D">
        <w:rPr>
          <w:lang w:eastAsia="ru-RU"/>
        </w:rPr>
        <w:t xml:space="preserve"> по заданным критериям.</w:t>
      </w:r>
    </w:p>
    <w:p w:rsidR="005A576A" w:rsidRDefault="005A576A" w:rsidP="004C75A5">
      <w:pPr>
        <w:ind w:left="426"/>
        <w:rPr>
          <w:lang w:eastAsia="ru-RU"/>
        </w:rPr>
      </w:pPr>
      <w:r>
        <w:rPr>
          <w:lang w:eastAsia="ru-RU"/>
        </w:rPr>
        <w:t>Вы можете иметь несколько копий приложения для более гибких сценариев и иерархии модерации рабочего пространства</w:t>
      </w:r>
      <w:r w:rsidR="008C0606">
        <w:rPr>
          <w:lang w:eastAsia="ru-RU"/>
        </w:rPr>
        <w:t>, разграничивая доступ к копиям приложения с помощью ролевой модели вашего рабочего пространства</w:t>
      </w:r>
      <w:r>
        <w:rPr>
          <w:lang w:eastAsia="ru-RU"/>
        </w:rPr>
        <w:t>.</w:t>
      </w:r>
    </w:p>
    <w:p w:rsidR="009A566D" w:rsidRPr="009A566D" w:rsidRDefault="009A566D" w:rsidP="004C75A5">
      <w:pPr>
        <w:ind w:left="426"/>
        <w:rPr>
          <w:lang w:eastAsia="ru-RU"/>
        </w:rPr>
      </w:pPr>
      <w:r w:rsidRPr="003238DF">
        <w:rPr>
          <w:lang w:eastAsia="ru-RU"/>
        </w:rPr>
        <w:t>Чтобы получить доступ к настройкам</w:t>
      </w:r>
      <w:r w:rsidRPr="007B038B">
        <w:rPr>
          <w:b/>
          <w:lang w:eastAsia="ru-RU"/>
        </w:rPr>
        <w:t xml:space="preserve"> </w:t>
      </w:r>
      <w:r w:rsidR="007B038B" w:rsidRPr="007B038B">
        <w:rPr>
          <w:b/>
          <w:lang w:val="en-US" w:eastAsia="ru-RU"/>
        </w:rPr>
        <w:t>DLP</w:t>
      </w:r>
      <w:r w:rsidRPr="003238DF">
        <w:rPr>
          <w:lang w:eastAsia="ru-RU"/>
        </w:rPr>
        <w:t>,</w:t>
      </w:r>
      <w:r>
        <w:rPr>
          <w:lang w:eastAsia="ru-RU"/>
        </w:rPr>
        <w:t xml:space="preserve"> перейдите в </w:t>
      </w:r>
      <w:r w:rsidRPr="00376D03">
        <w:rPr>
          <w:b/>
          <w:lang w:eastAsia="ru-RU"/>
        </w:rPr>
        <w:t xml:space="preserve">Администрирование &gt; Приложения &gt; </w:t>
      </w:r>
      <w:r w:rsidRPr="00376D03">
        <w:rPr>
          <w:b/>
          <w:lang w:val="en-US" w:eastAsia="ru-RU"/>
        </w:rPr>
        <w:t>DLP</w:t>
      </w:r>
    </w:p>
    <w:p w:rsidR="00451F31" w:rsidRPr="00E57F81" w:rsidRDefault="00451F31" w:rsidP="00451F31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635148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70" w:name="_Toc234250459"/>
      <w:r w:rsidRPr="00E57F81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Настройка приложения </w:t>
      </w:r>
      <w:r w:rsidRPr="00E57F81"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>DLP</w:t>
      </w:r>
      <w:bookmarkEnd w:id="70"/>
    </w:p>
    <w:p w:rsidR="00451F31" w:rsidRDefault="00E57F81" w:rsidP="00E57F81">
      <w:pPr>
        <w:ind w:left="426"/>
        <w:rPr>
          <w:lang w:eastAsia="ru-RU"/>
        </w:rPr>
      </w:pPr>
      <w:r>
        <w:rPr>
          <w:lang w:eastAsia="ru-RU"/>
        </w:rPr>
        <w:t xml:space="preserve">Раздел настроек </w:t>
      </w:r>
      <w:r>
        <w:rPr>
          <w:lang w:val="en-US" w:eastAsia="ru-RU"/>
        </w:rPr>
        <w:t>DLP</w:t>
      </w:r>
      <w:r w:rsidRPr="00E57F81">
        <w:rPr>
          <w:lang w:eastAsia="ru-RU"/>
        </w:rPr>
        <w:t xml:space="preserve"> </w:t>
      </w:r>
      <w:r>
        <w:rPr>
          <w:lang w:eastAsia="ru-RU"/>
        </w:rPr>
        <w:t>приложения позволяет изменять следующие параметры</w:t>
      </w:r>
      <w:r w:rsidRPr="00E57F81">
        <w:rPr>
          <w:lang w:eastAsia="ru-RU"/>
        </w:rPr>
        <w:t>:</w:t>
      </w:r>
    </w:p>
    <w:p w:rsidR="00E57F81" w:rsidRDefault="006608AB" w:rsidP="006608AB">
      <w:pPr>
        <w:pStyle w:val="a8"/>
        <w:numPr>
          <w:ilvl w:val="0"/>
          <w:numId w:val="59"/>
        </w:numPr>
        <w:rPr>
          <w:lang w:eastAsia="ru-RU"/>
        </w:rPr>
      </w:pPr>
      <w:r w:rsidRPr="00F560D5">
        <w:rPr>
          <w:b/>
          <w:lang w:eastAsia="ru-RU"/>
        </w:rPr>
        <w:t xml:space="preserve">Правила черного списка для сообщений - </w:t>
      </w:r>
      <w:r w:rsidRPr="00F560D5">
        <w:rPr>
          <w:lang w:eastAsia="ru-RU"/>
        </w:rPr>
        <w:t>Определяет правила как регулярные</w:t>
      </w:r>
      <w:r w:rsidRPr="006608AB">
        <w:rPr>
          <w:lang w:eastAsia="ru-RU"/>
        </w:rPr>
        <w:t xml:space="preserve"> выражения. Добав</w:t>
      </w:r>
      <w:r>
        <w:rPr>
          <w:lang w:eastAsia="ru-RU"/>
        </w:rPr>
        <w:t>ляйте</w:t>
      </w:r>
      <w:r w:rsidRPr="006608AB">
        <w:rPr>
          <w:lang w:eastAsia="ru-RU"/>
        </w:rPr>
        <w:t xml:space="preserve"> каждое</w:t>
      </w:r>
      <w:r>
        <w:rPr>
          <w:lang w:eastAsia="ru-RU"/>
        </w:rPr>
        <w:t xml:space="preserve"> новое</w:t>
      </w:r>
      <w:r w:rsidRPr="006608AB">
        <w:rPr>
          <w:lang w:eastAsia="ru-RU"/>
        </w:rPr>
        <w:t xml:space="preserve"> регулярное выражение </w:t>
      </w:r>
      <w:r>
        <w:rPr>
          <w:lang w:eastAsia="ru-RU"/>
        </w:rPr>
        <w:t>новой строкой</w:t>
      </w:r>
      <w:r w:rsidRPr="006608AB">
        <w:rPr>
          <w:lang w:eastAsia="ru-RU"/>
        </w:rPr>
        <w:t>.</w:t>
      </w:r>
    </w:p>
    <w:p w:rsidR="00635148" w:rsidRPr="00635148" w:rsidRDefault="00635148" w:rsidP="005F325E">
      <w:pPr>
        <w:pStyle w:val="a8"/>
        <w:numPr>
          <w:ilvl w:val="0"/>
          <w:numId w:val="59"/>
        </w:numPr>
        <w:rPr>
          <w:b/>
          <w:lang w:eastAsia="ru-RU"/>
        </w:rPr>
      </w:pPr>
      <w:r w:rsidRPr="00635148">
        <w:rPr>
          <w:b/>
          <w:lang w:eastAsia="ru-RU"/>
        </w:rPr>
        <w:t>Режим</w:t>
      </w:r>
      <w:r>
        <w:rPr>
          <w:b/>
          <w:lang w:eastAsia="ru-RU"/>
        </w:rPr>
        <w:t xml:space="preserve"> модерации – </w:t>
      </w:r>
      <w:r>
        <w:rPr>
          <w:lang w:eastAsia="ru-RU"/>
        </w:rPr>
        <w:t xml:space="preserve">позволяет выбрать режим модерации </w:t>
      </w:r>
      <w:r>
        <w:rPr>
          <w:lang w:val="en-US" w:eastAsia="ru-RU"/>
        </w:rPr>
        <w:t>DLP</w:t>
      </w:r>
      <w:r w:rsidRPr="00635148">
        <w:rPr>
          <w:lang w:eastAsia="ru-RU"/>
        </w:rPr>
        <w:t>:</w:t>
      </w:r>
    </w:p>
    <w:p w:rsidR="00635148" w:rsidRDefault="007E424D" w:rsidP="00635148">
      <w:pPr>
        <w:pStyle w:val="a8"/>
        <w:numPr>
          <w:ilvl w:val="1"/>
          <w:numId w:val="59"/>
        </w:numPr>
        <w:rPr>
          <w:lang w:eastAsia="ru-RU"/>
        </w:rPr>
      </w:pPr>
      <w:r w:rsidRPr="007E424D">
        <w:rPr>
          <w:lang w:eastAsia="ru-RU"/>
        </w:rPr>
        <w:t xml:space="preserve">Сквозной </w:t>
      </w:r>
      <w:r>
        <w:rPr>
          <w:lang w:eastAsia="ru-RU"/>
        </w:rPr>
        <w:t>–</w:t>
      </w:r>
      <w:r w:rsidRPr="007E424D">
        <w:rPr>
          <w:lang w:eastAsia="ru-RU"/>
        </w:rPr>
        <w:t xml:space="preserve"> сообщения,</w:t>
      </w:r>
      <w:r>
        <w:rPr>
          <w:lang w:eastAsia="ru-RU"/>
        </w:rPr>
        <w:t xml:space="preserve"> попавшие в </w:t>
      </w:r>
      <w:r w:rsidRPr="00F560D5">
        <w:rPr>
          <w:b/>
          <w:lang w:eastAsia="ru-RU"/>
        </w:rPr>
        <w:t>Правила черного списка,</w:t>
      </w:r>
      <w:r>
        <w:rPr>
          <w:b/>
          <w:lang w:eastAsia="ru-RU"/>
        </w:rPr>
        <w:t xml:space="preserve"> </w:t>
      </w:r>
      <w:r>
        <w:rPr>
          <w:lang w:eastAsia="ru-RU"/>
        </w:rPr>
        <w:t>не будут уведомлять пользователя о факте срабатывания правила.</w:t>
      </w:r>
    </w:p>
    <w:p w:rsidR="007E424D" w:rsidRPr="007E424D" w:rsidRDefault="007E424D" w:rsidP="005F47FB">
      <w:pPr>
        <w:pStyle w:val="a8"/>
        <w:numPr>
          <w:ilvl w:val="1"/>
          <w:numId w:val="59"/>
        </w:numPr>
        <w:rPr>
          <w:lang w:eastAsia="ru-RU"/>
        </w:rPr>
      </w:pPr>
      <w:r>
        <w:rPr>
          <w:lang w:eastAsia="ru-RU"/>
        </w:rPr>
        <w:t xml:space="preserve">Уведомительный - </w:t>
      </w:r>
      <w:r w:rsidR="005F47FB" w:rsidRPr="007E424D">
        <w:rPr>
          <w:lang w:eastAsia="ru-RU"/>
        </w:rPr>
        <w:t>сообщения,</w:t>
      </w:r>
      <w:r w:rsidR="005F47FB">
        <w:rPr>
          <w:lang w:eastAsia="ru-RU"/>
        </w:rPr>
        <w:t xml:space="preserve"> попавшие в </w:t>
      </w:r>
      <w:r w:rsidR="005F47FB" w:rsidRPr="00F560D5">
        <w:rPr>
          <w:b/>
          <w:lang w:eastAsia="ru-RU"/>
        </w:rPr>
        <w:t>Правила черного списка,</w:t>
      </w:r>
      <w:r w:rsidR="005F47FB">
        <w:rPr>
          <w:b/>
          <w:lang w:eastAsia="ru-RU"/>
        </w:rPr>
        <w:t xml:space="preserve"> </w:t>
      </w:r>
      <w:r w:rsidR="005F47FB">
        <w:rPr>
          <w:lang w:eastAsia="ru-RU"/>
        </w:rPr>
        <w:t>будут уведомлять пользователя о факте срабатывания правила.</w:t>
      </w:r>
    </w:p>
    <w:p w:rsidR="006608AB" w:rsidRPr="00A34CBE" w:rsidRDefault="005F325E" w:rsidP="005F325E">
      <w:pPr>
        <w:pStyle w:val="a8"/>
        <w:numPr>
          <w:ilvl w:val="0"/>
          <w:numId w:val="59"/>
        </w:numPr>
        <w:rPr>
          <w:b/>
          <w:lang w:eastAsia="ru-RU"/>
        </w:rPr>
      </w:pPr>
      <w:r w:rsidRPr="005F325E">
        <w:rPr>
          <w:b/>
          <w:lang w:eastAsia="ru-RU"/>
        </w:rPr>
        <w:t>Канал модератора</w:t>
      </w:r>
      <w:r>
        <w:rPr>
          <w:b/>
          <w:lang w:eastAsia="ru-RU"/>
        </w:rPr>
        <w:t xml:space="preserve"> - </w:t>
      </w:r>
      <w:r>
        <w:rPr>
          <w:lang w:eastAsia="ru-RU"/>
        </w:rPr>
        <w:t xml:space="preserve"> укажите один или несколько каналов для модерации, сообщения, попадающие в правила черного списка, будут отправлены на рассмотрение пользователям канала с соответствующим правом модерации</w:t>
      </w:r>
      <w:r w:rsidR="00A34CBE">
        <w:rPr>
          <w:lang w:eastAsia="ru-RU"/>
        </w:rPr>
        <w:t>.</w:t>
      </w:r>
    </w:p>
    <w:p w:rsidR="00A34CBE" w:rsidRPr="00AD7B48" w:rsidRDefault="00A34CBE" w:rsidP="005F325E">
      <w:pPr>
        <w:pStyle w:val="a8"/>
        <w:numPr>
          <w:ilvl w:val="0"/>
          <w:numId w:val="59"/>
        </w:numPr>
        <w:rPr>
          <w:b/>
          <w:lang w:eastAsia="ru-RU"/>
        </w:rPr>
      </w:pPr>
      <w:r w:rsidRPr="00A34CBE">
        <w:rPr>
          <w:b/>
          <w:lang w:eastAsia="ru-RU"/>
        </w:rPr>
        <w:t>Тип управления содержимым</w:t>
      </w:r>
      <w:r>
        <w:rPr>
          <w:b/>
          <w:lang w:eastAsia="ru-RU"/>
        </w:rPr>
        <w:t xml:space="preserve"> </w:t>
      </w:r>
      <w:r w:rsidR="00AD7B48">
        <w:rPr>
          <w:b/>
          <w:lang w:eastAsia="ru-RU"/>
        </w:rPr>
        <w:t>–</w:t>
      </w:r>
      <w:r>
        <w:rPr>
          <w:b/>
          <w:lang w:eastAsia="ru-RU"/>
        </w:rPr>
        <w:t xml:space="preserve"> </w:t>
      </w:r>
      <w:r w:rsidR="00AD7B48">
        <w:rPr>
          <w:lang w:eastAsia="ru-RU"/>
        </w:rPr>
        <w:t xml:space="preserve">укажите целевой тип каналов, которые будут выбраны как исключенные из сканирования содержимого, либо как целевые для сканирования содержимого. При отсутствии заполненного поля </w:t>
      </w:r>
      <w:r w:rsidR="00AD7B48" w:rsidRPr="00AD7B48">
        <w:rPr>
          <w:b/>
          <w:lang w:eastAsia="ru-RU"/>
        </w:rPr>
        <w:t>Канал</w:t>
      </w:r>
      <w:r w:rsidR="00AD7B48">
        <w:rPr>
          <w:b/>
          <w:lang w:eastAsia="ru-RU"/>
        </w:rPr>
        <w:t xml:space="preserve">ы </w:t>
      </w:r>
      <w:r w:rsidR="00AD7B48">
        <w:rPr>
          <w:lang w:eastAsia="ru-RU"/>
        </w:rPr>
        <w:t>будут сканироваться все каналы и переписки рабочего пространства.</w:t>
      </w:r>
    </w:p>
    <w:p w:rsidR="00AD7B48" w:rsidRPr="0041563B" w:rsidRDefault="00AE7511" w:rsidP="005F325E">
      <w:pPr>
        <w:pStyle w:val="a8"/>
        <w:numPr>
          <w:ilvl w:val="0"/>
          <w:numId w:val="59"/>
        </w:numPr>
        <w:rPr>
          <w:b/>
          <w:lang w:eastAsia="ru-RU"/>
        </w:rPr>
      </w:pPr>
      <w:r>
        <w:rPr>
          <w:b/>
          <w:lang w:eastAsia="ru-RU"/>
        </w:rPr>
        <w:t xml:space="preserve">Каналы – </w:t>
      </w:r>
      <w:r>
        <w:rPr>
          <w:lang w:eastAsia="ru-RU"/>
        </w:rPr>
        <w:t>укажите список каналов для правила</w:t>
      </w:r>
      <w:r>
        <w:t xml:space="preserve"> </w:t>
      </w:r>
      <w:r w:rsidRPr="00A34CBE">
        <w:rPr>
          <w:b/>
          <w:lang w:eastAsia="ru-RU"/>
        </w:rPr>
        <w:t>Тип управления содержимым</w:t>
      </w:r>
      <w:r>
        <w:rPr>
          <w:b/>
          <w:lang w:eastAsia="ru-RU"/>
        </w:rPr>
        <w:t xml:space="preserve">, </w:t>
      </w:r>
      <w:r>
        <w:rPr>
          <w:lang w:eastAsia="ru-RU"/>
        </w:rPr>
        <w:t>каналы должны быть разделены запятыми, например</w:t>
      </w:r>
      <w:r w:rsidR="0041563B">
        <w:rPr>
          <w:lang w:eastAsia="ru-RU"/>
        </w:rPr>
        <w:t xml:space="preserve"> -</w:t>
      </w:r>
      <w:r>
        <w:rPr>
          <w:lang w:eastAsia="ru-RU"/>
        </w:rPr>
        <w:t xml:space="preserve"> </w:t>
      </w:r>
      <w:r w:rsidRPr="00AE7511">
        <w:rPr>
          <w:i/>
          <w:lang w:val="en-US" w:eastAsia="ru-RU"/>
        </w:rPr>
        <w:t>general</w:t>
      </w:r>
      <w:r w:rsidRPr="00AE7511">
        <w:rPr>
          <w:i/>
          <w:lang w:eastAsia="ru-RU"/>
        </w:rPr>
        <w:t xml:space="preserve">, </w:t>
      </w:r>
      <w:r w:rsidRPr="00AE7511">
        <w:rPr>
          <w:i/>
          <w:lang w:val="en-US" w:eastAsia="ru-RU"/>
        </w:rPr>
        <w:t>alarms</w:t>
      </w:r>
    </w:p>
    <w:p w:rsidR="00383BCC" w:rsidRPr="00383BCC" w:rsidRDefault="0041563B" w:rsidP="005F325E">
      <w:pPr>
        <w:pStyle w:val="a8"/>
        <w:numPr>
          <w:ilvl w:val="0"/>
          <w:numId w:val="59"/>
        </w:numPr>
        <w:rPr>
          <w:b/>
          <w:lang w:eastAsia="ru-RU"/>
        </w:rPr>
      </w:pPr>
      <w:r>
        <w:rPr>
          <w:b/>
          <w:lang w:eastAsia="ru-RU"/>
        </w:rPr>
        <w:t xml:space="preserve">Цензурирование только чувствительной части сообщения – </w:t>
      </w:r>
      <w:r>
        <w:rPr>
          <w:lang w:eastAsia="ru-RU"/>
        </w:rPr>
        <w:t xml:space="preserve">при включении позволяет скрывать </w:t>
      </w:r>
      <w:r w:rsidR="00383BCC">
        <w:rPr>
          <w:lang w:eastAsia="ru-RU"/>
        </w:rPr>
        <w:t xml:space="preserve">лишь ту часть сообщения, которая попала в </w:t>
      </w:r>
      <w:r w:rsidR="00383BCC" w:rsidRPr="006608AB">
        <w:rPr>
          <w:b/>
          <w:lang w:eastAsia="ru-RU"/>
        </w:rPr>
        <w:t>Правила черного списка для сообщений</w:t>
      </w:r>
      <w:r w:rsidR="00383BCC">
        <w:rPr>
          <w:b/>
          <w:lang w:eastAsia="ru-RU"/>
        </w:rPr>
        <w:t xml:space="preserve">, </w:t>
      </w:r>
      <w:r w:rsidR="00383BCC">
        <w:rPr>
          <w:lang w:eastAsia="ru-RU"/>
        </w:rPr>
        <w:t>не скрывая сообщение целиком</w:t>
      </w:r>
    </w:p>
    <w:p w:rsidR="0041563B" w:rsidRPr="00417CC3" w:rsidRDefault="00383BCC" w:rsidP="005F325E">
      <w:pPr>
        <w:pStyle w:val="a8"/>
        <w:numPr>
          <w:ilvl w:val="0"/>
          <w:numId w:val="59"/>
        </w:numPr>
        <w:rPr>
          <w:lang w:eastAsia="ru-RU"/>
        </w:rPr>
      </w:pPr>
      <w:r>
        <w:rPr>
          <w:b/>
          <w:lang w:eastAsia="ru-RU"/>
        </w:rPr>
        <w:t>Пользовательские заголовки сообщений</w:t>
      </w:r>
      <w:r w:rsidR="00417CC3">
        <w:rPr>
          <w:b/>
          <w:lang w:eastAsia="ru-RU"/>
        </w:rPr>
        <w:t xml:space="preserve"> – </w:t>
      </w:r>
      <w:r w:rsidR="00417CC3" w:rsidRPr="00417CC3">
        <w:rPr>
          <w:lang w:eastAsia="ru-RU"/>
        </w:rPr>
        <w:t>позволяет изменить сообщение</w:t>
      </w:r>
      <w:r w:rsidRPr="00417CC3">
        <w:rPr>
          <w:lang w:eastAsia="ru-RU"/>
        </w:rPr>
        <w:t xml:space="preserve"> о срабатывании Правил черного списка</w:t>
      </w:r>
      <w:r w:rsidR="00417CC3">
        <w:rPr>
          <w:lang w:eastAsia="ru-RU"/>
        </w:rPr>
        <w:t>, ожидания модерации сообщения и отклонения сообщения.</w:t>
      </w:r>
    </w:p>
    <w:p w:rsidR="00912EA5" w:rsidRPr="00D74150" w:rsidRDefault="00912EA5" w:rsidP="00912EA5">
      <w:pPr>
        <w:pStyle w:val="Heading2v2"/>
        <w:ind w:left="426"/>
        <w:rPr>
          <w:rFonts w:eastAsia="Times New Roman"/>
          <w:bCs/>
          <w:lang w:eastAsia="ru-RU"/>
        </w:rPr>
      </w:pPr>
      <w:bookmarkStart w:id="71" w:name="_Toc234250460"/>
      <w:r>
        <w:rPr>
          <w:rFonts w:eastAsia="Times New Roman"/>
          <w:bCs/>
          <w:lang w:eastAsia="ru-RU"/>
        </w:rPr>
        <w:lastRenderedPageBreak/>
        <w:t>А</w:t>
      </w:r>
      <w:r w:rsidR="00144D88">
        <w:rPr>
          <w:rFonts w:eastAsia="Times New Roman"/>
          <w:bCs/>
          <w:lang w:eastAsia="ru-RU"/>
        </w:rPr>
        <w:t>ктивы</w:t>
      </w:r>
      <w:bookmarkEnd w:id="71"/>
    </w:p>
    <w:p w:rsidR="00912EA5" w:rsidRDefault="00912EA5" w:rsidP="00912EA5">
      <w:pPr>
        <w:tabs>
          <w:tab w:val="left" w:pos="1029"/>
        </w:tabs>
        <w:ind w:left="360"/>
        <w:rPr>
          <w:lang w:eastAsia="ru-RU"/>
        </w:rPr>
      </w:pPr>
      <w:r>
        <w:rPr>
          <w:lang w:val="en-US" w:eastAsia="ru-RU"/>
        </w:rPr>
        <w:t>Unic</w:t>
      </w:r>
      <w:r w:rsidRPr="00141D27">
        <w:rPr>
          <w:lang w:eastAsia="ru-RU"/>
        </w:rPr>
        <w:t xml:space="preserve">Chat позволяет </w:t>
      </w:r>
      <w:r w:rsidR="00DB1F43">
        <w:rPr>
          <w:lang w:eastAsia="ru-RU"/>
        </w:rPr>
        <w:t>изменять внешнее представление элементов интерфейса, загружая собственные</w:t>
      </w:r>
      <w:r w:rsidR="00AB5713">
        <w:rPr>
          <w:lang w:eastAsia="ru-RU"/>
        </w:rPr>
        <w:t xml:space="preserve"> изображения. </w:t>
      </w:r>
      <w:r w:rsidR="00AB5713" w:rsidRPr="00AB5713">
        <w:rPr>
          <w:lang w:eastAsia="ru-RU"/>
        </w:rPr>
        <w:t>Измените логотип, иконку, фавикон и многое другое для своего рабочего пространства.</w:t>
      </w:r>
      <w:r w:rsidR="00B04A6C">
        <w:rPr>
          <w:lang w:eastAsia="ru-RU"/>
        </w:rPr>
        <w:t xml:space="preserve"> Рекомендации для типов файлов и их размера указаны на странице Активов.</w:t>
      </w:r>
      <w:r w:rsidR="00AC07CC">
        <w:rPr>
          <w:lang w:eastAsia="ru-RU"/>
        </w:rPr>
        <w:t xml:space="preserve"> </w:t>
      </w:r>
    </w:p>
    <w:p w:rsidR="005371CF" w:rsidRPr="00D74150" w:rsidRDefault="005371CF" w:rsidP="005371CF">
      <w:pPr>
        <w:pStyle w:val="Heading2v2"/>
        <w:ind w:left="426"/>
        <w:rPr>
          <w:rFonts w:eastAsia="Times New Roman"/>
          <w:bCs/>
          <w:lang w:eastAsia="ru-RU"/>
        </w:rPr>
      </w:pPr>
      <w:bookmarkStart w:id="72" w:name="_Toc234250461"/>
      <w:r>
        <w:rPr>
          <w:rFonts w:eastAsia="Times New Roman"/>
          <w:bCs/>
          <w:lang w:eastAsia="ru-RU"/>
        </w:rPr>
        <w:t>А</w:t>
      </w:r>
      <w:r w:rsidR="00CA52B1">
        <w:rPr>
          <w:rFonts w:eastAsia="Times New Roman"/>
          <w:bCs/>
          <w:lang w:eastAsia="ru-RU"/>
        </w:rPr>
        <w:t>налитика</w:t>
      </w:r>
      <w:bookmarkEnd w:id="72"/>
    </w:p>
    <w:p w:rsidR="005371CF" w:rsidRDefault="003238DF" w:rsidP="005371CF">
      <w:pPr>
        <w:tabs>
          <w:tab w:val="left" w:pos="1029"/>
        </w:tabs>
        <w:ind w:left="360"/>
        <w:rPr>
          <w:lang w:eastAsia="ru-RU"/>
        </w:rPr>
      </w:pPr>
      <w:r w:rsidRPr="003238DF">
        <w:rPr>
          <w:lang w:eastAsia="ru-RU"/>
        </w:rPr>
        <w:t>У вас есть возможность настроить аналитику рабочего пространства, настроив и интегрировав внешние инструменты. Настройка аналитики позволяет вам видеть, как пользователи взаимодействуют с вашим рабочим пространством, помогает измерять метрики и отслеживать различные показатели пользовательского опыта. Чтобы получить доступ к настройкам аналитики,</w:t>
      </w:r>
      <w:r>
        <w:rPr>
          <w:lang w:eastAsia="ru-RU"/>
        </w:rPr>
        <w:t xml:space="preserve"> перейдите в Администрирование &gt; Настройки &gt; Аналитика</w:t>
      </w:r>
    </w:p>
    <w:p w:rsidR="005E2771" w:rsidRDefault="001F3A56" w:rsidP="00A66002">
      <w:pPr>
        <w:tabs>
          <w:tab w:val="left" w:pos="1029"/>
        </w:tabs>
        <w:ind w:left="360"/>
      </w:pPr>
      <w:r>
        <w:rPr>
          <w:lang w:val="en-US"/>
        </w:rPr>
        <w:t>UnicChat</w:t>
      </w:r>
      <w:r w:rsidRPr="001F3A56">
        <w:t xml:space="preserve"> предоставляет следующие возможности настройки аналитики рабочего пространства:</w:t>
      </w:r>
    </w:p>
    <w:p w:rsidR="00F90DD3" w:rsidRDefault="00F90DD3" w:rsidP="00F90DD3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 w:rsidRPr="00D47B9F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73" w:name="_Toc234250462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Google Аналитика</w:t>
      </w:r>
      <w:bookmarkEnd w:id="73"/>
    </w:p>
    <w:p w:rsidR="00F90DD3" w:rsidRPr="00F90DD3" w:rsidRDefault="00F90DD3" w:rsidP="00F90DD3">
      <w:pPr>
        <w:ind w:left="360"/>
        <w:rPr>
          <w:lang w:eastAsia="ru-RU"/>
        </w:rPr>
      </w:pPr>
      <w:r w:rsidRPr="00F90DD3">
        <w:rPr>
          <w:lang w:eastAsia="ru-RU"/>
        </w:rPr>
        <w:t xml:space="preserve">Убедитесь, что вы настроили необходимую конфигурацию Google Analytics из своего аккаунта Google. Затем выполните следующие шаги в рабочем пространстве </w:t>
      </w:r>
      <w:r>
        <w:rPr>
          <w:lang w:val="en-US" w:eastAsia="ru-RU"/>
        </w:rPr>
        <w:t>Unic</w:t>
      </w:r>
      <w:r w:rsidRPr="00F90DD3">
        <w:rPr>
          <w:lang w:eastAsia="ru-RU"/>
        </w:rPr>
        <w:t>Chat:</w:t>
      </w:r>
    </w:p>
    <w:p w:rsidR="00F90DD3" w:rsidRPr="00F90DD3" w:rsidRDefault="00F90DD3" w:rsidP="00ED345B">
      <w:pPr>
        <w:numPr>
          <w:ilvl w:val="0"/>
          <w:numId w:val="47"/>
        </w:numPr>
        <w:tabs>
          <w:tab w:val="num" w:pos="720"/>
        </w:tabs>
        <w:rPr>
          <w:lang w:eastAsia="ru-RU"/>
        </w:rPr>
      </w:pPr>
      <w:r w:rsidRPr="00F90DD3">
        <w:rPr>
          <w:lang w:eastAsia="ru-RU"/>
        </w:rPr>
        <w:t>На странице </w:t>
      </w:r>
      <w:r w:rsidRPr="00F90DD3">
        <w:rPr>
          <w:b/>
          <w:bCs/>
          <w:lang w:eastAsia="ru-RU"/>
        </w:rPr>
        <w:t>Аналитика</w:t>
      </w:r>
      <w:r w:rsidRPr="00F90DD3">
        <w:rPr>
          <w:lang w:eastAsia="ru-RU"/>
        </w:rPr>
        <w:t> выберите вкладку </w:t>
      </w:r>
      <w:r w:rsidRPr="00F90DD3">
        <w:rPr>
          <w:b/>
          <w:bCs/>
          <w:lang w:eastAsia="ru-RU"/>
        </w:rPr>
        <w:t>Google Analytics</w:t>
      </w:r>
      <w:r w:rsidRPr="00F90DD3">
        <w:rPr>
          <w:lang w:eastAsia="ru-RU"/>
        </w:rPr>
        <w:t>.</w:t>
      </w:r>
    </w:p>
    <w:p w:rsidR="00F90DD3" w:rsidRPr="00F90DD3" w:rsidRDefault="00F90DD3" w:rsidP="00ED345B">
      <w:pPr>
        <w:numPr>
          <w:ilvl w:val="0"/>
          <w:numId w:val="47"/>
        </w:numPr>
        <w:tabs>
          <w:tab w:val="num" w:pos="720"/>
        </w:tabs>
        <w:rPr>
          <w:lang w:eastAsia="ru-RU"/>
        </w:rPr>
      </w:pPr>
      <w:r w:rsidRPr="00F90DD3">
        <w:rPr>
          <w:lang w:eastAsia="ru-RU"/>
        </w:rPr>
        <w:t>Включите опцию использования Google Analytics.</w:t>
      </w:r>
    </w:p>
    <w:p w:rsidR="00F90DD3" w:rsidRPr="00F90DD3" w:rsidRDefault="00F90DD3" w:rsidP="00ED345B">
      <w:pPr>
        <w:numPr>
          <w:ilvl w:val="0"/>
          <w:numId w:val="47"/>
        </w:numPr>
        <w:tabs>
          <w:tab w:val="num" w:pos="720"/>
        </w:tabs>
        <w:rPr>
          <w:lang w:eastAsia="ru-RU"/>
        </w:rPr>
      </w:pPr>
      <w:r w:rsidRPr="00F90DD3">
        <w:rPr>
          <w:lang w:eastAsia="ru-RU"/>
        </w:rPr>
        <w:t>Введите </w:t>
      </w:r>
      <w:r w:rsidRPr="00F90DD3">
        <w:rPr>
          <w:b/>
          <w:bCs/>
          <w:lang w:eastAsia="ru-RU"/>
        </w:rPr>
        <w:t>идентификатор отслеживания,</w:t>
      </w:r>
      <w:r w:rsidRPr="00F90DD3">
        <w:rPr>
          <w:lang w:eastAsia="ru-RU"/>
        </w:rPr>
        <w:t> полученный вами из конфигурации Google Analytics.</w:t>
      </w:r>
    </w:p>
    <w:p w:rsidR="00F90DD3" w:rsidRPr="00F90DD3" w:rsidRDefault="00F90DD3" w:rsidP="00ED345B">
      <w:pPr>
        <w:numPr>
          <w:ilvl w:val="0"/>
          <w:numId w:val="47"/>
        </w:numPr>
        <w:tabs>
          <w:tab w:val="num" w:pos="720"/>
        </w:tabs>
        <w:rPr>
          <w:lang w:eastAsia="ru-RU"/>
        </w:rPr>
      </w:pPr>
      <w:r w:rsidRPr="00F90DD3">
        <w:rPr>
          <w:lang w:eastAsia="ru-RU"/>
        </w:rPr>
        <w:t>Нажмите </w:t>
      </w:r>
      <w:r w:rsidRPr="00F90DD3">
        <w:rPr>
          <w:b/>
          <w:bCs/>
          <w:lang w:eastAsia="ru-RU"/>
        </w:rPr>
        <w:t>«Сохранить»</w:t>
      </w:r>
      <w:r w:rsidRPr="00F90DD3">
        <w:rPr>
          <w:lang w:eastAsia="ru-RU"/>
        </w:rPr>
        <w:t>.</w:t>
      </w:r>
    </w:p>
    <w:p w:rsidR="00F90DD3" w:rsidRDefault="00F90DD3" w:rsidP="00F90DD3">
      <w:pPr>
        <w:rPr>
          <w:lang w:eastAsia="ru-RU"/>
        </w:rPr>
      </w:pPr>
    </w:p>
    <w:p w:rsidR="00894DA7" w:rsidRDefault="00894DA7" w:rsidP="00894DA7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74" w:name="_Toc234250463"/>
      <w:r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>Piwik</w:t>
      </w: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Аналитика</w:t>
      </w:r>
      <w:bookmarkEnd w:id="74"/>
    </w:p>
    <w:p w:rsidR="001971AD" w:rsidRPr="001971AD" w:rsidRDefault="00894DA7" w:rsidP="001971AD">
      <w:pPr>
        <w:ind w:left="360"/>
        <w:rPr>
          <w:lang w:eastAsia="ru-RU"/>
        </w:rPr>
      </w:pPr>
      <w:r>
        <w:rPr>
          <w:lang w:eastAsia="ru-RU"/>
        </w:rPr>
        <w:tab/>
      </w:r>
      <w:r w:rsidR="001971AD" w:rsidRPr="001971AD">
        <w:rPr>
          <w:lang w:eastAsia="ru-RU"/>
        </w:rPr>
        <w:t xml:space="preserve">Вы можете выбрать альтернативу с открытым исходным кодом </w:t>
      </w:r>
      <w:r w:rsidR="001971AD">
        <w:rPr>
          <w:lang w:eastAsia="ru-RU"/>
        </w:rPr>
        <w:t>в виде Piwik</w:t>
      </w:r>
      <w:r w:rsidR="001971AD" w:rsidRPr="001971AD">
        <w:rPr>
          <w:lang w:eastAsia="ru-RU"/>
        </w:rPr>
        <w:t xml:space="preserve"> для аналитики. Убедитесь, что вы выполнили необходимые настройки. Затем выполните следующие шаги в вашем рабочем пространстве</w:t>
      </w:r>
      <w:ins w:id="75" w:author="SiN" w:date="2025-04-21T18:32:00Z">
        <w:r w:rsidR="00027920">
          <w:rPr>
            <w:lang w:eastAsia="ru-RU"/>
          </w:rPr>
          <w:t xml:space="preserve"> </w:t>
        </w:r>
      </w:ins>
      <w:r w:rsidR="001971AD">
        <w:rPr>
          <w:lang w:val="en-US" w:eastAsia="ru-RU"/>
        </w:rPr>
        <w:t>Unic</w:t>
      </w:r>
      <w:r w:rsidR="001971AD" w:rsidRPr="001971AD">
        <w:rPr>
          <w:lang w:eastAsia="ru-RU"/>
        </w:rPr>
        <w:t>Chat:</w:t>
      </w:r>
    </w:p>
    <w:p w:rsidR="001971AD" w:rsidRPr="001971AD" w:rsidRDefault="001971AD" w:rsidP="00ED345B">
      <w:pPr>
        <w:numPr>
          <w:ilvl w:val="0"/>
          <w:numId w:val="48"/>
        </w:numPr>
        <w:rPr>
          <w:lang w:eastAsia="ru-RU"/>
        </w:rPr>
      </w:pPr>
      <w:r w:rsidRPr="001971AD">
        <w:rPr>
          <w:b/>
          <w:bCs/>
          <w:lang w:eastAsia="ru-RU"/>
        </w:rPr>
        <w:t>Включить</w:t>
      </w:r>
      <w:r w:rsidRPr="001971AD">
        <w:rPr>
          <w:lang w:eastAsia="ru-RU"/>
        </w:rPr>
        <w:t>: включите эту опцию, чтобы использовать аналитику Piwik.</w:t>
      </w:r>
    </w:p>
    <w:p w:rsidR="001971AD" w:rsidRPr="001971AD" w:rsidRDefault="001971AD" w:rsidP="00ED345B">
      <w:pPr>
        <w:numPr>
          <w:ilvl w:val="0"/>
          <w:numId w:val="48"/>
        </w:numPr>
        <w:rPr>
          <w:lang w:eastAsia="ru-RU"/>
        </w:rPr>
      </w:pPr>
      <w:r w:rsidRPr="001971AD">
        <w:rPr>
          <w:b/>
          <w:bCs/>
          <w:lang w:eastAsia="ru-RU"/>
        </w:rPr>
        <w:t>URL</w:t>
      </w:r>
      <w:r w:rsidRPr="001971AD">
        <w:rPr>
          <w:lang w:eastAsia="ru-RU"/>
        </w:rPr>
        <w:t>: введите URL, где находится Piwik; включите завершающий слеш. Пример: https://piwik.</w:t>
      </w:r>
      <w:r>
        <w:rPr>
          <w:lang w:val="en-US" w:eastAsia="ru-RU"/>
        </w:rPr>
        <w:t>unic</w:t>
      </w:r>
      <w:r w:rsidRPr="001971AD">
        <w:rPr>
          <w:lang w:eastAsia="ru-RU"/>
        </w:rPr>
        <w:t>.chat/</w:t>
      </w:r>
    </w:p>
    <w:p w:rsidR="001971AD" w:rsidRPr="001971AD" w:rsidRDefault="001971AD" w:rsidP="00ED345B">
      <w:pPr>
        <w:numPr>
          <w:ilvl w:val="0"/>
          <w:numId w:val="48"/>
        </w:numPr>
        <w:rPr>
          <w:lang w:eastAsia="ru-RU"/>
        </w:rPr>
      </w:pPr>
      <w:r w:rsidRPr="001971AD">
        <w:rPr>
          <w:b/>
          <w:bCs/>
          <w:lang w:eastAsia="ru-RU"/>
        </w:rPr>
        <w:t>Client ID</w:t>
      </w:r>
      <w:r w:rsidRPr="001971AD">
        <w:rPr>
          <w:lang w:eastAsia="ru-RU"/>
        </w:rPr>
        <w:t xml:space="preserve">: Идентификатор сайта </w:t>
      </w:r>
      <w:r>
        <w:rPr>
          <w:lang w:eastAsia="ru-RU"/>
        </w:rPr>
        <w:t>для идентификации вашего сайта.</w:t>
      </w:r>
    </w:p>
    <w:p w:rsidR="001971AD" w:rsidRDefault="001971AD" w:rsidP="00ED345B">
      <w:pPr>
        <w:numPr>
          <w:ilvl w:val="0"/>
          <w:numId w:val="48"/>
        </w:numPr>
        <w:rPr>
          <w:lang w:eastAsia="ru-RU"/>
        </w:rPr>
      </w:pPr>
      <w:r w:rsidRPr="001971AD">
        <w:rPr>
          <w:b/>
          <w:bCs/>
          <w:lang w:eastAsia="ru-RU"/>
        </w:rPr>
        <w:t>Дополнительные сайты Piwik</w:t>
      </w:r>
      <w:r w:rsidRPr="001971AD">
        <w:rPr>
          <w:lang w:eastAsia="ru-RU"/>
        </w:rPr>
        <w:t>: использует дополнительные URL-адреса и идентификаторы сайтов Piwik для отслеживания одних и тех же данных на разных сайтах.</w:t>
      </w:r>
    </w:p>
    <w:p w:rsidR="001971AD" w:rsidRDefault="001971AD" w:rsidP="00ED345B">
      <w:pPr>
        <w:numPr>
          <w:ilvl w:val="0"/>
          <w:numId w:val="48"/>
        </w:numPr>
        <w:rPr>
          <w:lang w:eastAsia="ru-RU"/>
        </w:rPr>
      </w:pPr>
      <w:r w:rsidRPr="001971AD">
        <w:rPr>
          <w:b/>
          <w:bCs/>
          <w:lang w:eastAsia="ru-RU"/>
        </w:rPr>
        <w:t xml:space="preserve">Добавить </w:t>
      </w:r>
      <w:r w:rsidR="008275FC">
        <w:rPr>
          <w:b/>
          <w:bCs/>
          <w:lang w:eastAsia="ru-RU"/>
        </w:rPr>
        <w:t>имя домена</w:t>
      </w:r>
      <w:r w:rsidRPr="001971AD">
        <w:rPr>
          <w:lang w:eastAsia="ru-RU"/>
        </w:rPr>
        <w:t>: включите эту опцию, чтобы добавить домен сайта в начало заголовка страницы при отслеживании.</w:t>
      </w:r>
    </w:p>
    <w:p w:rsidR="001971AD" w:rsidRDefault="001971AD" w:rsidP="00ED345B">
      <w:pPr>
        <w:numPr>
          <w:ilvl w:val="0"/>
          <w:numId w:val="48"/>
        </w:numPr>
        <w:rPr>
          <w:lang w:eastAsia="ru-RU"/>
        </w:rPr>
      </w:pPr>
      <w:r>
        <w:rPr>
          <w:b/>
          <w:bCs/>
          <w:lang w:eastAsia="ru-RU"/>
        </w:rPr>
        <w:t xml:space="preserve">Все </w:t>
      </w:r>
      <w:r>
        <w:rPr>
          <w:b/>
          <w:bCs/>
          <w:lang w:val="en-US" w:eastAsia="ru-RU"/>
        </w:rPr>
        <w:t>c</w:t>
      </w:r>
      <w:r>
        <w:rPr>
          <w:b/>
          <w:bCs/>
          <w:lang w:eastAsia="ru-RU"/>
        </w:rPr>
        <w:t>уб</w:t>
      </w:r>
      <w:r w:rsidRPr="001971AD">
        <w:rPr>
          <w:b/>
          <w:bCs/>
          <w:lang w:eastAsia="ru-RU"/>
        </w:rPr>
        <w:t>домены</w:t>
      </w:r>
      <w:r w:rsidRPr="001971AD">
        <w:rPr>
          <w:lang w:eastAsia="ru-RU"/>
        </w:rPr>
        <w:t>: позволяет отслеживать посетителей по всем поддоменам.</w:t>
      </w:r>
    </w:p>
    <w:p w:rsidR="001F3A56" w:rsidRDefault="001971AD" w:rsidP="00ED345B">
      <w:pPr>
        <w:numPr>
          <w:ilvl w:val="0"/>
          <w:numId w:val="48"/>
        </w:numPr>
        <w:rPr>
          <w:lang w:eastAsia="ru-RU"/>
        </w:rPr>
      </w:pPr>
      <w:r w:rsidRPr="001971AD">
        <w:rPr>
          <w:b/>
          <w:bCs/>
          <w:lang w:eastAsia="ru-RU"/>
        </w:rPr>
        <w:t>Скрыть исходящие ссылки</w:t>
      </w:r>
      <w:r w:rsidRPr="001971AD">
        <w:rPr>
          <w:lang w:eastAsia="ru-RU"/>
        </w:rPr>
        <w:t>: принимает URL-адреса, по одному домену на строку, без разделителей, чтобы скрыть клики по ним в отчете по исходящим ссылкам.</w:t>
      </w:r>
    </w:p>
    <w:p w:rsidR="00AE3D3D" w:rsidRDefault="00AE3D3D" w:rsidP="00AE3D3D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lastRenderedPageBreak/>
        <w:t xml:space="preserve"> </w:t>
      </w:r>
      <w:bookmarkStart w:id="76" w:name="_Toc234250464"/>
      <w:r w:rsidRPr="00AE3D3D"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>Установ</w:t>
      </w: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ка</w:t>
      </w:r>
      <w:r w:rsidRPr="00AE3D3D"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 xml:space="preserve"> функци</w:t>
      </w: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й</w:t>
      </w:r>
      <w:r w:rsidRPr="00AE3D3D"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 xml:space="preserve"> отслеживания</w:t>
      </w:r>
      <w:bookmarkEnd w:id="76"/>
    </w:p>
    <w:p w:rsidR="00AE3D3D" w:rsidRDefault="00AE3D3D" w:rsidP="00AE3D3D">
      <w:pPr>
        <w:ind w:left="360"/>
        <w:rPr>
          <w:lang w:eastAsia="ru-RU"/>
        </w:rPr>
      </w:pPr>
      <w:r>
        <w:rPr>
          <w:lang w:eastAsia="ru-RU"/>
        </w:rPr>
        <w:tab/>
      </w:r>
      <w:r w:rsidRPr="00AE3D3D">
        <w:rPr>
          <w:lang w:eastAsia="ru-RU"/>
        </w:rPr>
        <w:t>После сохранения выбранных вами конфигураций аналитики вы можете выбрать тип дан</w:t>
      </w:r>
      <w:r>
        <w:rPr>
          <w:lang w:eastAsia="ru-RU"/>
        </w:rPr>
        <w:t>ных, которые хотите отслеживать</w:t>
      </w:r>
      <w:r w:rsidRPr="001971AD">
        <w:rPr>
          <w:lang w:eastAsia="ru-RU"/>
        </w:rPr>
        <w:t>:</w:t>
      </w:r>
    </w:p>
    <w:p w:rsidR="00AE3D3D" w:rsidRPr="00AE3D3D" w:rsidRDefault="00AE3D3D" w:rsidP="00ED345B">
      <w:pPr>
        <w:numPr>
          <w:ilvl w:val="0"/>
          <w:numId w:val="49"/>
        </w:numPr>
        <w:rPr>
          <w:lang w:eastAsia="ru-RU"/>
        </w:rPr>
      </w:pPr>
      <w:r w:rsidRPr="00AE3D3D">
        <w:rPr>
          <w:lang w:eastAsia="ru-RU"/>
        </w:rPr>
        <w:t>На странице </w:t>
      </w:r>
      <w:r w:rsidRPr="00AE3D3D">
        <w:rPr>
          <w:b/>
          <w:bCs/>
          <w:lang w:eastAsia="ru-RU"/>
        </w:rPr>
        <w:t>«Аналитика»</w:t>
      </w:r>
      <w:r w:rsidRPr="00AE3D3D">
        <w:rPr>
          <w:lang w:eastAsia="ru-RU"/>
        </w:rPr>
        <w:t> выберите вкладку </w:t>
      </w:r>
      <w:r w:rsidRPr="00AE3D3D">
        <w:rPr>
          <w:b/>
          <w:bCs/>
          <w:lang w:eastAsia="ru-RU"/>
        </w:rPr>
        <w:t>«Включенные функции»</w:t>
      </w:r>
      <w:r w:rsidRPr="00AE3D3D">
        <w:rPr>
          <w:lang w:eastAsia="ru-RU"/>
        </w:rPr>
        <w:t>.</w:t>
      </w:r>
    </w:p>
    <w:p w:rsidR="00AE3D3D" w:rsidRPr="00AE3D3D" w:rsidRDefault="00AE3D3D" w:rsidP="00ED345B">
      <w:pPr>
        <w:numPr>
          <w:ilvl w:val="0"/>
          <w:numId w:val="49"/>
        </w:numPr>
        <w:rPr>
          <w:lang w:eastAsia="ru-RU"/>
        </w:rPr>
      </w:pPr>
      <w:r w:rsidRPr="00AE3D3D">
        <w:rPr>
          <w:lang w:eastAsia="ru-RU"/>
        </w:rPr>
        <w:t>Включите опцию </w:t>
      </w:r>
      <w:r w:rsidRPr="00AE3D3D">
        <w:rPr>
          <w:b/>
          <w:bCs/>
          <w:lang w:eastAsia="ru-RU"/>
        </w:rPr>
        <w:t>«Сообщения»</w:t>
      </w:r>
      <w:r w:rsidRPr="00AE3D3D">
        <w:rPr>
          <w:lang w:eastAsia="ru-RU"/>
        </w:rPr>
        <w:t>, чтобы отслеживать пользовательские события, связанные с действиями пользователя с сообщениями.</w:t>
      </w:r>
    </w:p>
    <w:p w:rsidR="00AE3D3D" w:rsidRPr="00AE3D3D" w:rsidRDefault="00AE3D3D" w:rsidP="00ED345B">
      <w:pPr>
        <w:numPr>
          <w:ilvl w:val="0"/>
          <w:numId w:val="49"/>
        </w:numPr>
        <w:rPr>
          <w:lang w:eastAsia="ru-RU"/>
        </w:rPr>
      </w:pPr>
      <w:r w:rsidRPr="00AE3D3D">
        <w:rPr>
          <w:lang w:eastAsia="ru-RU"/>
        </w:rPr>
        <w:t>Включите опцию </w:t>
      </w:r>
      <w:r w:rsidRPr="00AE3D3D">
        <w:rPr>
          <w:b/>
          <w:bCs/>
          <w:lang w:eastAsia="ru-RU"/>
        </w:rPr>
        <w:t>«Комнаты»</w:t>
      </w:r>
      <w:r w:rsidRPr="00AE3D3D">
        <w:rPr>
          <w:lang w:eastAsia="ru-RU"/>
        </w:rPr>
        <w:t>, чтобы отслеживать пользовательские события, связанные с действиями на канале или в группе (например, создание, выход и удаление комнат).</w:t>
      </w:r>
    </w:p>
    <w:p w:rsidR="00AE3D3D" w:rsidRPr="00AE3D3D" w:rsidRDefault="00AE3D3D" w:rsidP="00ED345B">
      <w:pPr>
        <w:numPr>
          <w:ilvl w:val="0"/>
          <w:numId w:val="49"/>
        </w:numPr>
        <w:rPr>
          <w:lang w:eastAsia="ru-RU"/>
        </w:rPr>
      </w:pPr>
      <w:r w:rsidRPr="00AE3D3D">
        <w:rPr>
          <w:lang w:eastAsia="ru-RU"/>
        </w:rPr>
        <w:t>Включите опцию </w:t>
      </w:r>
      <w:r w:rsidRPr="00AE3D3D">
        <w:rPr>
          <w:b/>
          <w:bCs/>
          <w:lang w:eastAsia="ru-RU"/>
        </w:rPr>
        <w:t>«Пользователи»</w:t>
      </w:r>
      <w:r w:rsidRPr="00AE3D3D">
        <w:rPr>
          <w:lang w:eastAsia="ru-RU"/>
        </w:rPr>
        <w:t>, чтобы отслеживать пользовательские события, связанные с действиями, связанными с пользователями (например, время сброса пароля и изменение изображения профиля).</w:t>
      </w:r>
    </w:p>
    <w:p w:rsidR="00AE3D3D" w:rsidRPr="001971AD" w:rsidRDefault="00AE3D3D" w:rsidP="00AE3D3D">
      <w:pPr>
        <w:ind w:left="360"/>
        <w:rPr>
          <w:lang w:eastAsia="ru-RU"/>
        </w:rPr>
      </w:pPr>
    </w:p>
    <w:p w:rsidR="00883978" w:rsidRPr="00D74150" w:rsidRDefault="00883978" w:rsidP="00883978">
      <w:pPr>
        <w:pStyle w:val="Heading2v2"/>
        <w:ind w:left="426"/>
        <w:rPr>
          <w:rFonts w:eastAsia="Times New Roman"/>
          <w:bCs/>
          <w:lang w:eastAsia="ru-RU"/>
        </w:rPr>
      </w:pPr>
      <w:bookmarkStart w:id="77" w:name="_Toc234250465"/>
      <w:r w:rsidRPr="00883978">
        <w:rPr>
          <w:rFonts w:eastAsia="Times New Roman"/>
          <w:bCs/>
          <w:lang w:eastAsia="ru-RU"/>
        </w:rPr>
        <w:t>Боты</w:t>
      </w:r>
      <w:bookmarkEnd w:id="77"/>
    </w:p>
    <w:p w:rsidR="00883978" w:rsidRPr="00883978" w:rsidRDefault="00CD066B" w:rsidP="00883978">
      <w:pPr>
        <w:tabs>
          <w:tab w:val="left" w:pos="1029"/>
        </w:tabs>
        <w:ind w:left="360"/>
        <w:rPr>
          <w:lang w:eastAsia="ru-RU"/>
        </w:rPr>
      </w:pPr>
      <w:r>
        <w:rPr>
          <w:lang w:eastAsia="ru-RU"/>
        </w:rPr>
        <w:t>Настройка</w:t>
      </w:r>
      <w:r w:rsidRPr="00883978">
        <w:rPr>
          <w:lang w:eastAsia="ru-RU"/>
        </w:rPr>
        <w:t xml:space="preserve"> </w:t>
      </w:r>
      <w:r w:rsidR="00883978" w:rsidRPr="00883978">
        <w:rPr>
          <w:lang w:eastAsia="ru-RU"/>
        </w:rPr>
        <w:t>позволяет указать различные поля, к которым могут обращаться вспомогательные методы ботов. На эти поля можно ссылаться и использовать при разработке ботов.</w:t>
      </w:r>
    </w:p>
    <w:p w:rsidR="00883978" w:rsidRPr="00883978" w:rsidRDefault="00883978" w:rsidP="00883978">
      <w:pPr>
        <w:tabs>
          <w:tab w:val="left" w:pos="1029"/>
        </w:tabs>
        <w:ind w:left="360"/>
        <w:rPr>
          <w:lang w:eastAsia="ru-RU"/>
        </w:rPr>
      </w:pPr>
      <w:r w:rsidRPr="00883978">
        <w:rPr>
          <w:lang w:eastAsia="ru-RU"/>
        </w:rPr>
        <w:t>Чтобы получить доступ к этому меню, перейдите в </w:t>
      </w:r>
      <w:r w:rsidRPr="00883978">
        <w:rPr>
          <w:b/>
          <w:bCs/>
          <w:lang w:eastAsia="ru-RU"/>
        </w:rPr>
        <w:t>Администрирование</w:t>
      </w:r>
      <w:r w:rsidR="00FC7C43" w:rsidRPr="00883978">
        <w:rPr>
          <w:lang w:eastAsia="ru-RU"/>
        </w:rPr>
        <w:t xml:space="preserve"> </w:t>
      </w:r>
      <w:r w:rsidRPr="00883978">
        <w:rPr>
          <w:lang w:eastAsia="ru-RU"/>
        </w:rPr>
        <w:t>&gt; </w:t>
      </w:r>
      <w:r w:rsidRPr="00883978">
        <w:rPr>
          <w:b/>
          <w:bCs/>
          <w:lang w:eastAsia="ru-RU"/>
        </w:rPr>
        <w:t>Настройки</w:t>
      </w:r>
      <w:r w:rsidRPr="00883978">
        <w:rPr>
          <w:lang w:eastAsia="ru-RU"/>
        </w:rPr>
        <w:t> &gt; </w:t>
      </w:r>
      <w:r w:rsidRPr="00883978">
        <w:rPr>
          <w:b/>
          <w:bCs/>
          <w:lang w:eastAsia="ru-RU"/>
        </w:rPr>
        <w:t>Боты</w:t>
      </w:r>
      <w:r w:rsidRPr="00883978">
        <w:rPr>
          <w:lang w:eastAsia="ru-RU"/>
        </w:rPr>
        <w:t>.</w:t>
      </w:r>
    </w:p>
    <w:p w:rsidR="00883978" w:rsidRDefault="00883978" w:rsidP="00ED345B">
      <w:pPr>
        <w:numPr>
          <w:ilvl w:val="0"/>
          <w:numId w:val="50"/>
        </w:numPr>
        <w:tabs>
          <w:tab w:val="left" w:pos="1029"/>
        </w:tabs>
        <w:rPr>
          <w:lang w:eastAsia="ru-RU"/>
        </w:rPr>
      </w:pPr>
      <w:r w:rsidRPr="00883978">
        <w:rPr>
          <w:b/>
          <w:bCs/>
          <w:lang w:eastAsia="ru-RU"/>
        </w:rPr>
        <w:t>Пользовательские поля</w:t>
      </w:r>
      <w:r w:rsidRPr="00883978">
        <w:rPr>
          <w:lang w:eastAsia="ru-RU"/>
        </w:rPr>
        <w:t>: сюда входят поля, разделенные запятыми, к которым могут получить доступ вспомогательные методы ботов.</w:t>
      </w:r>
    </w:p>
    <w:p w:rsidR="000501BA" w:rsidRPr="000501BA" w:rsidRDefault="000501BA" w:rsidP="006B1691">
      <w:pPr>
        <w:pStyle w:val="Heading2v2"/>
        <w:ind w:hanging="567"/>
        <w:rPr>
          <w:rFonts w:eastAsia="Times New Roman"/>
          <w:bCs/>
          <w:lang w:eastAsia="ru-RU"/>
        </w:rPr>
      </w:pPr>
      <w:r w:rsidRPr="008C2A08">
        <w:rPr>
          <w:rFonts w:eastAsia="Times New Roman"/>
          <w:bCs/>
          <w:lang w:eastAsia="ru-RU"/>
        </w:rPr>
        <w:t xml:space="preserve"> </w:t>
      </w:r>
      <w:bookmarkStart w:id="78" w:name="_Toc234250466"/>
      <w:r>
        <w:rPr>
          <w:rFonts w:eastAsia="Times New Roman"/>
          <w:bCs/>
          <w:lang w:val="en-US" w:eastAsia="ru-RU"/>
        </w:rPr>
        <w:t>Redmine</w:t>
      </w:r>
      <w:bookmarkEnd w:id="78"/>
    </w:p>
    <w:p w:rsidR="000501BA" w:rsidRPr="000501BA" w:rsidRDefault="000501BA" w:rsidP="000501BA">
      <w:pPr>
        <w:pStyle w:val="Heading2v2"/>
        <w:numPr>
          <w:ilvl w:val="1"/>
          <w:numId w:val="1"/>
        </w:numPr>
        <w:rPr>
          <w:rFonts w:eastAsia="Times New Roman"/>
          <w:bCs/>
          <w:color w:val="1F4E79" w:themeColor="accent1" w:themeShade="80"/>
          <w:lang w:eastAsia="ru-RU"/>
        </w:rPr>
      </w:pPr>
      <w:r>
        <w:rPr>
          <w:rFonts w:eastAsia="Times New Roman"/>
          <w:bCs/>
          <w:lang w:val="en-US" w:eastAsia="ru-RU"/>
        </w:rPr>
        <w:t xml:space="preserve"> </w:t>
      </w:r>
      <w:bookmarkStart w:id="79" w:name="_Toc234250467"/>
      <w:r w:rsidRPr="000501BA">
        <w:rPr>
          <w:rFonts w:eastAsia="Times New Roman"/>
          <w:bCs/>
          <w:color w:val="1F4E79" w:themeColor="accent1" w:themeShade="80"/>
          <w:lang w:eastAsia="ru-RU"/>
        </w:rPr>
        <w:t xml:space="preserve">Настройка интеграции </w:t>
      </w:r>
      <w:r w:rsidRPr="000501BA">
        <w:rPr>
          <w:rFonts w:eastAsia="Times New Roman"/>
          <w:bCs/>
          <w:color w:val="1F4E79" w:themeColor="accent1" w:themeShade="80"/>
          <w:lang w:val="en-US" w:eastAsia="ru-RU"/>
        </w:rPr>
        <w:t>Redmine</w:t>
      </w:r>
      <w:bookmarkEnd w:id="79"/>
    </w:p>
    <w:p w:rsidR="000501BA" w:rsidRPr="000501BA" w:rsidRDefault="000501BA" w:rsidP="000501BA">
      <w:pPr>
        <w:ind w:left="502"/>
        <w:rPr>
          <w:lang w:eastAsia="ru-RU"/>
        </w:rPr>
      </w:pPr>
      <w:r w:rsidRPr="000501BA">
        <w:rPr>
          <w:lang w:eastAsia="ru-RU"/>
        </w:rPr>
        <w:t xml:space="preserve">Перейдите в раздел </w:t>
      </w:r>
      <w:r w:rsidRPr="000501BA">
        <w:rPr>
          <w:b/>
          <w:lang w:eastAsia="ru-RU"/>
        </w:rPr>
        <w:t xml:space="preserve">Администрирование – Настройки – </w:t>
      </w:r>
      <w:r w:rsidRPr="000501BA">
        <w:rPr>
          <w:b/>
          <w:lang w:val="en-US" w:eastAsia="ru-RU"/>
        </w:rPr>
        <w:t>Redmine</w:t>
      </w:r>
      <w:r w:rsidRPr="000501BA">
        <w:rPr>
          <w:lang w:eastAsia="ru-RU"/>
        </w:rPr>
        <w:t xml:space="preserve"> вашего рабочего пространства </w:t>
      </w:r>
      <w:r w:rsidRPr="000501BA">
        <w:rPr>
          <w:lang w:val="en-US" w:eastAsia="ru-RU"/>
        </w:rPr>
        <w:t>UnicChat</w:t>
      </w:r>
      <w:r w:rsidRPr="000501BA">
        <w:rPr>
          <w:lang w:eastAsia="ru-RU"/>
        </w:rPr>
        <w:t>, заполните поля:</w:t>
      </w:r>
    </w:p>
    <w:p w:rsidR="000501BA" w:rsidRPr="000501BA" w:rsidRDefault="000501BA" w:rsidP="000501BA">
      <w:pPr>
        <w:numPr>
          <w:ilvl w:val="0"/>
          <w:numId w:val="64"/>
        </w:numPr>
        <w:ind w:left="1222"/>
        <w:rPr>
          <w:lang w:eastAsia="ru-RU"/>
        </w:rPr>
      </w:pPr>
      <w:r w:rsidRPr="000501BA">
        <w:rPr>
          <w:lang w:eastAsia="ru-RU"/>
        </w:rPr>
        <w:t>Целевой адрес - Укажите адрес целевого рабочего пространства UnicChat</w:t>
      </w:r>
    </w:p>
    <w:p w:rsidR="000501BA" w:rsidRPr="000501BA" w:rsidRDefault="000501BA" w:rsidP="000501BA">
      <w:pPr>
        <w:numPr>
          <w:ilvl w:val="0"/>
          <w:numId w:val="64"/>
        </w:numPr>
        <w:ind w:left="1222"/>
        <w:rPr>
          <w:lang w:eastAsia="ru-RU"/>
        </w:rPr>
      </w:pPr>
      <w:r w:rsidRPr="000501BA">
        <w:rPr>
          <w:lang w:eastAsia="ru-RU"/>
        </w:rPr>
        <w:t>Имя бота - Укажите логин бота для работы интеграции вашего рабочего пространства UnicChat</w:t>
      </w:r>
    </w:p>
    <w:p w:rsidR="000501BA" w:rsidRPr="000501BA" w:rsidRDefault="000501BA" w:rsidP="000501BA">
      <w:pPr>
        <w:numPr>
          <w:ilvl w:val="0"/>
          <w:numId w:val="64"/>
        </w:numPr>
        <w:ind w:left="1222"/>
        <w:rPr>
          <w:lang w:eastAsia="ru-RU"/>
        </w:rPr>
      </w:pPr>
      <w:r w:rsidRPr="000501BA">
        <w:rPr>
          <w:lang w:eastAsia="ru-RU"/>
        </w:rPr>
        <w:t>Пароль бота - Укажите пароль авторизации бота для работы интеграции вашего рабочего пространства UnicChat</w:t>
      </w:r>
    </w:p>
    <w:p w:rsidR="000501BA" w:rsidRPr="000501BA" w:rsidRDefault="000501BA" w:rsidP="000501BA">
      <w:pPr>
        <w:numPr>
          <w:ilvl w:val="0"/>
          <w:numId w:val="64"/>
        </w:numPr>
        <w:ind w:left="1222"/>
        <w:rPr>
          <w:lang w:eastAsia="ru-RU"/>
        </w:rPr>
      </w:pPr>
      <w:r w:rsidRPr="000501BA">
        <w:rPr>
          <w:lang w:eastAsia="ru-RU"/>
        </w:rPr>
        <w:t>Целевой адрес сервера Redmine - Укажите адрес целевого сервера Redmine для работы интеграции</w:t>
      </w:r>
    </w:p>
    <w:p w:rsidR="000501BA" w:rsidRPr="000501BA" w:rsidRDefault="000501BA" w:rsidP="000501BA">
      <w:pPr>
        <w:numPr>
          <w:ilvl w:val="0"/>
          <w:numId w:val="64"/>
        </w:numPr>
        <w:ind w:left="1222"/>
        <w:rPr>
          <w:lang w:eastAsia="ru-RU"/>
        </w:rPr>
      </w:pPr>
      <w:r w:rsidRPr="000501BA">
        <w:rPr>
          <w:lang w:eastAsia="ru-RU"/>
        </w:rPr>
        <w:t>Ключ API Redmine - Укажите ключ API Redmine административного уровня вашего целевого сервера Redmine для работы интеграции</w:t>
      </w:r>
    </w:p>
    <w:p w:rsidR="000501BA" w:rsidRPr="000501BA" w:rsidRDefault="000501BA" w:rsidP="000501BA">
      <w:pPr>
        <w:ind w:left="502"/>
        <w:rPr>
          <w:lang w:eastAsia="ru-RU"/>
        </w:rPr>
      </w:pPr>
      <w:r w:rsidRPr="000501BA">
        <w:rPr>
          <w:lang w:eastAsia="ru-RU"/>
        </w:rPr>
        <w:t xml:space="preserve">Нажмите кнопку </w:t>
      </w:r>
      <w:r w:rsidRPr="000501BA">
        <w:rPr>
          <w:b/>
          <w:lang w:eastAsia="ru-RU"/>
        </w:rPr>
        <w:t xml:space="preserve">Сохранить </w:t>
      </w:r>
      <w:r w:rsidRPr="000501BA">
        <w:rPr>
          <w:lang w:eastAsia="ru-RU"/>
        </w:rPr>
        <w:t>для сохранения настроек интеграции</w:t>
      </w:r>
    </w:p>
    <w:p w:rsidR="000501BA" w:rsidRPr="000501BA" w:rsidRDefault="000501BA" w:rsidP="000501BA">
      <w:pPr>
        <w:ind w:left="502"/>
        <w:rPr>
          <w:lang w:eastAsia="ru-RU"/>
        </w:rPr>
      </w:pPr>
      <w:r w:rsidRPr="000501BA">
        <w:rPr>
          <w:lang w:eastAsia="ru-RU"/>
        </w:rPr>
        <w:t xml:space="preserve">Нажмите кнопку </w:t>
      </w:r>
      <w:r w:rsidRPr="000501BA">
        <w:rPr>
          <w:b/>
          <w:lang w:eastAsia="ru-RU"/>
        </w:rPr>
        <w:t xml:space="preserve">Протестировать </w:t>
      </w:r>
      <w:r w:rsidRPr="000501BA">
        <w:rPr>
          <w:lang w:eastAsia="ru-RU"/>
        </w:rPr>
        <w:t>для тестирования настроек интеграции</w:t>
      </w:r>
    </w:p>
    <w:p w:rsidR="000501BA" w:rsidRPr="000501BA" w:rsidRDefault="000501BA" w:rsidP="000501BA">
      <w:pPr>
        <w:ind w:left="502"/>
        <w:rPr>
          <w:lang w:eastAsia="ru-RU"/>
        </w:rPr>
      </w:pPr>
      <w:r w:rsidRPr="000501BA">
        <w:rPr>
          <w:lang w:eastAsia="ru-RU"/>
        </w:rPr>
        <w:t>В случае неудачи тестирования, проверьте корректность заполнения всех полей интеграции и скорректируйте их при необходимости.</w:t>
      </w:r>
    </w:p>
    <w:p w:rsidR="000501BA" w:rsidRPr="000501BA" w:rsidRDefault="000501BA" w:rsidP="000501BA">
      <w:pPr>
        <w:ind w:left="502"/>
        <w:rPr>
          <w:lang w:eastAsia="ru-RU"/>
        </w:rPr>
      </w:pPr>
      <w:r w:rsidRPr="000501BA">
        <w:rPr>
          <w:lang w:eastAsia="ru-RU"/>
        </w:rPr>
        <w:lastRenderedPageBreak/>
        <w:t>В случае успешного тестирования вы можете приступить к работе с интеграцией.</w:t>
      </w:r>
    </w:p>
    <w:p w:rsidR="000501BA" w:rsidRDefault="000501BA" w:rsidP="000501BA">
      <w:pPr>
        <w:rPr>
          <w:lang w:eastAsia="ru-RU"/>
        </w:rPr>
      </w:pPr>
    </w:p>
    <w:p w:rsidR="000501BA" w:rsidRPr="000501BA" w:rsidRDefault="000501BA" w:rsidP="000501BA">
      <w:pPr>
        <w:pStyle w:val="Heading2v2"/>
        <w:numPr>
          <w:ilvl w:val="1"/>
          <w:numId w:val="1"/>
        </w:numPr>
        <w:rPr>
          <w:rFonts w:eastAsia="Times New Roman"/>
          <w:bCs/>
          <w:lang w:eastAsia="ru-RU"/>
        </w:rPr>
      </w:pPr>
      <w:r w:rsidRPr="000501BA">
        <w:rPr>
          <w:rFonts w:eastAsia="Times New Roman"/>
          <w:bCs/>
          <w:lang w:eastAsia="ru-RU"/>
        </w:rPr>
        <w:t xml:space="preserve"> </w:t>
      </w:r>
      <w:bookmarkStart w:id="80" w:name="_Toc214280511"/>
      <w:bookmarkStart w:id="81" w:name="_Toc234250468"/>
      <w:r w:rsidRPr="000501BA">
        <w:rPr>
          <w:color w:val="1F4E79" w:themeColor="accent1" w:themeShade="80"/>
        </w:rPr>
        <w:t xml:space="preserve">Предоставление пользователям </w:t>
      </w:r>
      <w:r w:rsidRPr="000501BA">
        <w:rPr>
          <w:color w:val="1F4E79" w:themeColor="accent1" w:themeShade="80"/>
          <w:lang w:val="en-US"/>
        </w:rPr>
        <w:t>API</w:t>
      </w:r>
      <w:r w:rsidRPr="000501BA">
        <w:rPr>
          <w:color w:val="1F4E79" w:themeColor="accent1" w:themeShade="80"/>
        </w:rPr>
        <w:t xml:space="preserve"> ключей доступа к </w:t>
      </w:r>
      <w:r w:rsidRPr="000501BA">
        <w:rPr>
          <w:color w:val="1F4E79" w:themeColor="accent1" w:themeShade="80"/>
          <w:lang w:val="en-US"/>
        </w:rPr>
        <w:t>Redmine</w:t>
      </w:r>
      <w:bookmarkEnd w:id="80"/>
      <w:bookmarkEnd w:id="81"/>
    </w:p>
    <w:p w:rsidR="000501BA" w:rsidRPr="000501BA" w:rsidRDefault="000501BA" w:rsidP="000501BA">
      <w:pPr>
        <w:ind w:left="708"/>
        <w:rPr>
          <w:lang w:eastAsia="ru-RU"/>
        </w:rPr>
      </w:pPr>
      <w:r w:rsidRPr="000501BA">
        <w:rPr>
          <w:lang w:eastAsia="ru-RU"/>
        </w:rPr>
        <w:t xml:space="preserve">Убедитесь, что в визуальной оснастке </w:t>
      </w:r>
      <w:r w:rsidRPr="000501BA">
        <w:rPr>
          <w:lang w:val="en-US" w:eastAsia="ru-RU"/>
        </w:rPr>
        <w:t>Remine</w:t>
      </w:r>
      <w:r w:rsidRPr="000501BA">
        <w:rPr>
          <w:lang w:eastAsia="ru-RU"/>
        </w:rPr>
        <w:t xml:space="preserve"> в разделе </w:t>
      </w:r>
      <w:r w:rsidRPr="000501BA">
        <w:rPr>
          <w:b/>
          <w:lang w:eastAsia="ru-RU"/>
        </w:rPr>
        <w:t xml:space="preserve">Администрирование - Настройки - API </w:t>
      </w:r>
      <w:r w:rsidRPr="000501BA">
        <w:rPr>
          <w:lang w:eastAsia="ru-RU"/>
        </w:rPr>
        <w:t xml:space="preserve">активирован параметр </w:t>
      </w:r>
      <w:r w:rsidRPr="000501BA">
        <w:rPr>
          <w:b/>
          <w:lang w:eastAsia="ru-RU"/>
        </w:rPr>
        <w:t>Включить REST API</w:t>
      </w:r>
      <w:r w:rsidRPr="000501BA">
        <w:rPr>
          <w:lang w:eastAsia="ru-RU"/>
        </w:rPr>
        <w:t>.</w:t>
      </w:r>
    </w:p>
    <w:p w:rsidR="000501BA" w:rsidRPr="000501BA" w:rsidRDefault="000501BA" w:rsidP="000501BA">
      <w:pPr>
        <w:numPr>
          <w:ilvl w:val="0"/>
          <w:numId w:val="65"/>
        </w:numPr>
        <w:rPr>
          <w:lang w:eastAsia="ru-RU"/>
        </w:rPr>
      </w:pPr>
      <w:r w:rsidRPr="000501BA">
        <w:rPr>
          <w:lang w:eastAsia="ru-RU"/>
        </w:rPr>
        <w:t xml:space="preserve">Используя учётные данные с доступом к просмотру детализации аккаунтов пользователей перейдите в раздел </w:t>
      </w:r>
      <w:r w:rsidRPr="000501BA">
        <w:rPr>
          <w:b/>
          <w:lang w:eastAsia="ru-RU"/>
        </w:rPr>
        <w:t xml:space="preserve">Пользователи, </w:t>
      </w:r>
      <w:r w:rsidRPr="000501BA">
        <w:rPr>
          <w:lang w:eastAsia="ru-RU"/>
        </w:rPr>
        <w:t xml:space="preserve">выберите необходимого пользователя для получения его </w:t>
      </w:r>
      <w:r w:rsidRPr="000501BA">
        <w:rPr>
          <w:lang w:val="en-US" w:eastAsia="ru-RU"/>
        </w:rPr>
        <w:t>API</w:t>
      </w:r>
      <w:r w:rsidRPr="000501BA">
        <w:rPr>
          <w:lang w:eastAsia="ru-RU"/>
        </w:rPr>
        <w:t xml:space="preserve"> ключа, передайте ключ пользователю, для дальнейшего указания в </w:t>
      </w:r>
      <w:r w:rsidRPr="000501BA">
        <w:rPr>
          <w:lang w:val="en-US" w:eastAsia="ru-RU"/>
        </w:rPr>
        <w:t>UnicChat</w:t>
      </w:r>
      <w:r w:rsidRPr="000501BA">
        <w:rPr>
          <w:lang w:eastAsia="ru-RU"/>
        </w:rPr>
        <w:t xml:space="preserve"> </w:t>
      </w:r>
      <w:r w:rsidRPr="000501BA">
        <w:rPr>
          <w:lang w:val="en-US" w:eastAsia="ru-RU"/>
        </w:rPr>
        <w:t>Ubot</w:t>
      </w:r>
      <w:r w:rsidRPr="000501BA">
        <w:rPr>
          <w:lang w:eastAsia="ru-RU"/>
        </w:rPr>
        <w:t>.</w:t>
      </w:r>
    </w:p>
    <w:p w:rsidR="000501BA" w:rsidRPr="000501BA" w:rsidRDefault="000501BA" w:rsidP="000501BA">
      <w:pPr>
        <w:numPr>
          <w:ilvl w:val="0"/>
          <w:numId w:val="65"/>
        </w:numPr>
        <w:rPr>
          <w:lang w:eastAsia="ru-RU"/>
        </w:rPr>
      </w:pPr>
      <w:r w:rsidRPr="000501BA">
        <w:rPr>
          <w:lang w:eastAsia="ru-RU"/>
        </w:rPr>
        <w:t xml:space="preserve">Или, используя стандартную учётную запись пользователя, перейдите в раздел </w:t>
      </w:r>
      <w:r w:rsidRPr="000501BA">
        <w:rPr>
          <w:b/>
          <w:lang w:eastAsia="ru-RU"/>
        </w:rPr>
        <w:t>Моя учётная запись</w:t>
      </w:r>
      <w:r w:rsidRPr="000501BA">
        <w:rPr>
          <w:lang w:eastAsia="ru-RU"/>
        </w:rPr>
        <w:t xml:space="preserve">, на странице вашей учётной записи нажмите кнопку </w:t>
      </w:r>
      <w:r w:rsidRPr="000501BA">
        <w:rPr>
          <w:b/>
          <w:lang w:eastAsia="ru-RU"/>
        </w:rPr>
        <w:t>Изменить</w:t>
      </w:r>
      <w:r w:rsidRPr="000501BA">
        <w:rPr>
          <w:lang w:eastAsia="ru-RU"/>
        </w:rPr>
        <w:t xml:space="preserve">. Найдите раздел </w:t>
      </w:r>
      <w:r w:rsidRPr="000501BA">
        <w:rPr>
          <w:b/>
          <w:lang w:eastAsia="ru-RU"/>
        </w:rPr>
        <w:t>Ключ доступа API</w:t>
      </w:r>
      <w:r w:rsidRPr="000501BA">
        <w:rPr>
          <w:lang w:eastAsia="ru-RU"/>
        </w:rPr>
        <w:t xml:space="preserve">: здесь должен отображаться ваш ключ API, при активности параметра </w:t>
      </w:r>
      <w:r w:rsidRPr="000501BA">
        <w:rPr>
          <w:b/>
          <w:lang w:eastAsia="ru-RU"/>
        </w:rPr>
        <w:t>Включить REST API</w:t>
      </w:r>
      <w:r w:rsidRPr="000501BA">
        <w:rPr>
          <w:lang w:eastAsia="ru-RU"/>
        </w:rPr>
        <w:t xml:space="preserve"> в разделе </w:t>
      </w:r>
      <w:r w:rsidRPr="000501BA">
        <w:rPr>
          <w:b/>
          <w:lang w:eastAsia="ru-RU"/>
        </w:rPr>
        <w:t xml:space="preserve">Администрирование - Настройки – API </w:t>
      </w:r>
      <w:r w:rsidRPr="000501BA">
        <w:rPr>
          <w:lang w:eastAsia="ru-RU"/>
        </w:rPr>
        <w:t xml:space="preserve">вашего сервера </w:t>
      </w:r>
      <w:r w:rsidRPr="000501BA">
        <w:rPr>
          <w:lang w:val="en-US" w:eastAsia="ru-RU"/>
        </w:rPr>
        <w:t>Redmine</w:t>
      </w:r>
      <w:r w:rsidRPr="000501BA">
        <w:rPr>
          <w:lang w:eastAsia="ru-RU"/>
        </w:rPr>
        <w:t>.</w:t>
      </w:r>
    </w:p>
    <w:p w:rsidR="000501BA" w:rsidRDefault="000501BA" w:rsidP="000501BA">
      <w:pPr>
        <w:rPr>
          <w:lang w:eastAsia="ru-RU"/>
        </w:rPr>
      </w:pPr>
    </w:p>
    <w:p w:rsidR="006B1691" w:rsidRPr="00D74150" w:rsidRDefault="006B1691" w:rsidP="006B1691">
      <w:pPr>
        <w:pStyle w:val="Heading2v2"/>
        <w:ind w:hanging="567"/>
        <w:rPr>
          <w:rFonts w:eastAsia="Times New Roman"/>
          <w:bCs/>
          <w:lang w:eastAsia="ru-RU"/>
        </w:rPr>
      </w:pPr>
      <w:bookmarkStart w:id="82" w:name="_Toc234250469"/>
      <w:r w:rsidRPr="006B1691">
        <w:rPr>
          <w:rFonts w:eastAsia="Times New Roman"/>
          <w:bCs/>
          <w:lang w:eastAsia="ru-RU"/>
        </w:rPr>
        <w:t>Видеоконференция</w:t>
      </w:r>
      <w:bookmarkEnd w:id="82"/>
    </w:p>
    <w:p w:rsidR="00A43DC2" w:rsidRPr="00883978" w:rsidRDefault="006B1691" w:rsidP="00A43DC2">
      <w:pPr>
        <w:tabs>
          <w:tab w:val="left" w:pos="1029"/>
        </w:tabs>
        <w:ind w:left="360"/>
        <w:rPr>
          <w:lang w:eastAsia="ru-RU"/>
        </w:rPr>
      </w:pPr>
      <w:r>
        <w:rPr>
          <w:lang w:eastAsia="ru-RU"/>
        </w:rPr>
        <w:t>Настройка</w:t>
      </w:r>
      <w:r w:rsidRPr="00883978">
        <w:rPr>
          <w:lang w:eastAsia="ru-RU"/>
        </w:rPr>
        <w:t xml:space="preserve"> позволяет указать </w:t>
      </w:r>
      <w:r w:rsidR="009575E0">
        <w:rPr>
          <w:lang w:eastAsia="ru-RU"/>
        </w:rPr>
        <w:t>необходимые параметры адресации и подключения для выбора необходимого ВКС сервера</w:t>
      </w:r>
      <w:r w:rsidR="00A43DC2" w:rsidRPr="00A43DC2">
        <w:rPr>
          <w:lang w:eastAsia="ru-RU"/>
        </w:rPr>
        <w:t xml:space="preserve">. </w:t>
      </w:r>
      <w:r w:rsidR="00A43DC2" w:rsidRPr="00883978">
        <w:rPr>
          <w:lang w:eastAsia="ru-RU"/>
        </w:rPr>
        <w:t>Чтобы получить доступ к этому меню, перейдите в </w:t>
      </w:r>
      <w:r w:rsidR="00A43DC2" w:rsidRPr="00883978">
        <w:rPr>
          <w:b/>
          <w:bCs/>
          <w:lang w:eastAsia="ru-RU"/>
        </w:rPr>
        <w:t>Администрирование</w:t>
      </w:r>
      <w:r w:rsidR="00A43DC2" w:rsidRPr="00883978">
        <w:rPr>
          <w:lang w:eastAsia="ru-RU"/>
        </w:rPr>
        <w:t xml:space="preserve"> &gt; </w:t>
      </w:r>
      <w:r w:rsidR="00A43DC2" w:rsidRPr="00883978">
        <w:rPr>
          <w:b/>
          <w:bCs/>
          <w:lang w:eastAsia="ru-RU"/>
        </w:rPr>
        <w:t>Настройки</w:t>
      </w:r>
      <w:r w:rsidR="00A43DC2" w:rsidRPr="00883978">
        <w:rPr>
          <w:lang w:eastAsia="ru-RU"/>
        </w:rPr>
        <w:t> &gt; </w:t>
      </w:r>
      <w:r w:rsidR="00A43DC2">
        <w:rPr>
          <w:b/>
          <w:bCs/>
          <w:lang w:eastAsia="ru-RU"/>
        </w:rPr>
        <w:t>Видеоконференция</w:t>
      </w:r>
      <w:r w:rsidR="00A43DC2" w:rsidRPr="00883978">
        <w:rPr>
          <w:lang w:eastAsia="ru-RU"/>
        </w:rPr>
        <w:t>.</w:t>
      </w:r>
    </w:p>
    <w:p w:rsidR="006B1691" w:rsidRPr="005A55E8" w:rsidRDefault="005A55E8" w:rsidP="006B1691">
      <w:pPr>
        <w:tabs>
          <w:tab w:val="left" w:pos="1029"/>
        </w:tabs>
        <w:ind w:left="360"/>
        <w:rPr>
          <w:lang w:val="en-US" w:eastAsia="ru-RU"/>
        </w:rPr>
      </w:pPr>
      <w:r>
        <w:rPr>
          <w:lang w:eastAsia="ru-RU"/>
        </w:rPr>
        <w:t>Доступные к заполнению поля</w:t>
      </w:r>
      <w:r>
        <w:rPr>
          <w:lang w:val="en-US" w:eastAsia="ru-RU"/>
        </w:rPr>
        <w:t>:</w:t>
      </w:r>
    </w:p>
    <w:p w:rsidR="009575E0" w:rsidRPr="009575E0" w:rsidRDefault="009575E0" w:rsidP="00ED345B">
      <w:pPr>
        <w:numPr>
          <w:ilvl w:val="0"/>
          <w:numId w:val="51"/>
        </w:numPr>
        <w:tabs>
          <w:tab w:val="left" w:pos="1029"/>
        </w:tabs>
      </w:pPr>
      <w:r w:rsidRPr="003D0E08">
        <w:rPr>
          <w:b/>
          <w:lang w:val="en-US"/>
        </w:rPr>
        <w:t>URL</w:t>
      </w:r>
      <w:r w:rsidR="005A55E8" w:rsidRPr="005A55E8">
        <w:t xml:space="preserve"> – </w:t>
      </w:r>
      <w:r w:rsidR="005A55E8">
        <w:t xml:space="preserve">адрес ВКС сервера, указывается с обязательным указанием </w:t>
      </w:r>
      <w:r w:rsidR="005A55E8">
        <w:rPr>
          <w:lang w:val="en-US"/>
        </w:rPr>
        <w:t>wss</w:t>
      </w:r>
      <w:r w:rsidR="005A55E8" w:rsidRPr="005A55E8">
        <w:t xml:space="preserve">:\\ </w:t>
      </w:r>
      <w:r w:rsidR="005A55E8">
        <w:t>перед адресом сервера</w:t>
      </w:r>
    </w:p>
    <w:p w:rsidR="009575E0" w:rsidRPr="009575E0" w:rsidRDefault="005A55E8" w:rsidP="00ED345B">
      <w:pPr>
        <w:numPr>
          <w:ilvl w:val="0"/>
          <w:numId w:val="51"/>
        </w:numPr>
        <w:tabs>
          <w:tab w:val="left" w:pos="1029"/>
        </w:tabs>
      </w:pPr>
      <w:r w:rsidRPr="003D0E08">
        <w:rPr>
          <w:b/>
          <w:lang w:val="en-US"/>
        </w:rPr>
        <w:t>Key</w:t>
      </w:r>
      <w:r w:rsidRPr="005A55E8">
        <w:t xml:space="preserve"> – </w:t>
      </w:r>
      <w:r>
        <w:t>ключ доступа</w:t>
      </w:r>
      <w:r w:rsidR="003D0E08">
        <w:t>,</w:t>
      </w:r>
      <w:r>
        <w:t xml:space="preserve"> который был сформирован при развёртывании компонентов ВКС или выдан в рамках приобретения лицензии к облачному ВКС решению.</w:t>
      </w:r>
    </w:p>
    <w:p w:rsidR="001B7382" w:rsidRDefault="003D0E08" w:rsidP="00ED345B">
      <w:pPr>
        <w:numPr>
          <w:ilvl w:val="0"/>
          <w:numId w:val="51"/>
        </w:numPr>
        <w:tabs>
          <w:tab w:val="left" w:pos="1029"/>
        </w:tabs>
      </w:pPr>
      <w:r w:rsidRPr="003D0E08">
        <w:rPr>
          <w:b/>
          <w:lang w:val="en-US"/>
        </w:rPr>
        <w:t>Secret</w:t>
      </w:r>
      <w:r w:rsidRPr="003D0E08">
        <w:t xml:space="preserve"> – </w:t>
      </w:r>
      <w:r>
        <w:t>секрет, который был сформирован при развёртывании компонентов ВКС или выдан в рамках приобретения лицензии к облачному ВКС решению.</w:t>
      </w:r>
    </w:p>
    <w:p w:rsidR="001B7382" w:rsidRDefault="001B7382" w:rsidP="001B7382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83" w:name="_Toc234250470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Запись конференции</w:t>
      </w:r>
      <w:bookmarkEnd w:id="83"/>
    </w:p>
    <w:p w:rsidR="001B7382" w:rsidRPr="001B7382" w:rsidRDefault="001B7382" w:rsidP="001B7382">
      <w:pPr>
        <w:ind w:left="360"/>
        <w:rPr>
          <w:lang w:eastAsia="ru-RU"/>
        </w:rPr>
      </w:pPr>
      <w:r>
        <w:rPr>
          <w:lang w:eastAsia="ru-RU"/>
        </w:rPr>
        <w:tab/>
        <w:t xml:space="preserve">Раздел предоставляет возможность указать </w:t>
      </w:r>
      <w:r>
        <w:rPr>
          <w:lang w:val="en-US" w:eastAsia="ru-RU"/>
        </w:rPr>
        <w:t>S</w:t>
      </w:r>
      <w:r w:rsidRPr="001B7382">
        <w:rPr>
          <w:lang w:eastAsia="ru-RU"/>
        </w:rPr>
        <w:t xml:space="preserve">3 </w:t>
      </w:r>
      <w:r>
        <w:rPr>
          <w:lang w:eastAsia="ru-RU"/>
        </w:rPr>
        <w:t>хранилище для активации возможности записи ВКС</w:t>
      </w:r>
      <w:r w:rsidRPr="001B7382">
        <w:rPr>
          <w:lang w:eastAsia="ru-RU"/>
        </w:rPr>
        <w:t>:</w:t>
      </w:r>
    </w:p>
    <w:p w:rsidR="001B7382" w:rsidRPr="001B7382" w:rsidRDefault="001B7382" w:rsidP="00ED345B">
      <w:pPr>
        <w:numPr>
          <w:ilvl w:val="0"/>
          <w:numId w:val="52"/>
        </w:numPr>
        <w:tabs>
          <w:tab w:val="left" w:pos="1029"/>
        </w:tabs>
      </w:pPr>
      <w:r w:rsidRPr="004F4613">
        <w:rPr>
          <w:b/>
        </w:rPr>
        <w:t>Включено</w:t>
      </w:r>
      <w:r>
        <w:t xml:space="preserve"> – позволяет включить возможность активации записи конференции пользователям с соответствующей ролью</w:t>
      </w:r>
      <w:r w:rsidRPr="001B7382">
        <w:t>.</w:t>
      </w:r>
    </w:p>
    <w:p w:rsidR="001B7382" w:rsidRPr="004F4613" w:rsidRDefault="004F4613" w:rsidP="00ED345B">
      <w:pPr>
        <w:numPr>
          <w:ilvl w:val="0"/>
          <w:numId w:val="52"/>
        </w:numPr>
        <w:tabs>
          <w:tab w:val="left" w:pos="1029"/>
        </w:tabs>
      </w:pPr>
      <w:r w:rsidRPr="004F4613">
        <w:rPr>
          <w:b/>
          <w:lang w:val="en-US"/>
        </w:rPr>
        <w:t>Endpoint</w:t>
      </w:r>
      <w:r w:rsidRPr="004F4613">
        <w:t xml:space="preserve"> – </w:t>
      </w:r>
      <w:r>
        <w:t xml:space="preserve">укажите конечный адрес используемого </w:t>
      </w:r>
      <w:r>
        <w:rPr>
          <w:lang w:val="en-US"/>
        </w:rPr>
        <w:t>S</w:t>
      </w:r>
      <w:r w:rsidRPr="004F4613">
        <w:t xml:space="preserve">3 </w:t>
      </w:r>
      <w:r>
        <w:t>хранилища</w:t>
      </w:r>
    </w:p>
    <w:p w:rsidR="001B7382" w:rsidRDefault="004F4613" w:rsidP="00ED345B">
      <w:pPr>
        <w:numPr>
          <w:ilvl w:val="0"/>
          <w:numId w:val="52"/>
        </w:numPr>
        <w:tabs>
          <w:tab w:val="left" w:pos="1029"/>
        </w:tabs>
      </w:pPr>
      <w:r w:rsidRPr="004F4613">
        <w:rPr>
          <w:b/>
        </w:rPr>
        <w:t>Название</w:t>
      </w:r>
      <w:r w:rsidRPr="004F4613">
        <w:t xml:space="preserve"> </w:t>
      </w:r>
      <w:r w:rsidRPr="004F4613">
        <w:rPr>
          <w:b/>
        </w:rPr>
        <w:t>Bucket</w:t>
      </w:r>
      <w:r>
        <w:rPr>
          <w:b/>
          <w:bCs/>
        </w:rPr>
        <w:t xml:space="preserve"> – </w:t>
      </w:r>
      <w:r>
        <w:rPr>
          <w:bCs/>
        </w:rPr>
        <w:t>укажите идентификатор бакета в котором будут храниться записи ВКС</w:t>
      </w:r>
    </w:p>
    <w:p w:rsidR="004F4613" w:rsidRPr="005E704F" w:rsidRDefault="00BF239F" w:rsidP="00ED345B">
      <w:pPr>
        <w:numPr>
          <w:ilvl w:val="0"/>
          <w:numId w:val="52"/>
        </w:numPr>
        <w:tabs>
          <w:tab w:val="left" w:pos="1029"/>
        </w:tabs>
        <w:rPr>
          <w:b/>
        </w:rPr>
      </w:pPr>
      <w:r w:rsidRPr="00BF239F">
        <w:rPr>
          <w:b/>
        </w:rPr>
        <w:t>Регион</w:t>
      </w:r>
      <w:r w:rsidR="0084685E">
        <w:rPr>
          <w:b/>
        </w:rPr>
        <w:t xml:space="preserve"> – </w:t>
      </w:r>
      <w:r w:rsidR="0084685E">
        <w:t xml:space="preserve">укажите региональную настройку вашего хранилища </w:t>
      </w:r>
      <w:r w:rsidR="0084685E">
        <w:rPr>
          <w:lang w:val="en-US"/>
        </w:rPr>
        <w:t>S</w:t>
      </w:r>
      <w:r w:rsidR="0084685E" w:rsidRPr="0084685E">
        <w:t>3</w:t>
      </w:r>
      <w:r w:rsidR="005E704F" w:rsidRPr="005E704F">
        <w:t xml:space="preserve"> </w:t>
      </w:r>
      <w:r w:rsidR="005E704F">
        <w:t>при необходимости</w:t>
      </w:r>
      <w:r w:rsidR="0084685E">
        <w:t>, например</w:t>
      </w:r>
      <w:r w:rsidR="0084685E" w:rsidRPr="0084685E">
        <w:t xml:space="preserve">: </w:t>
      </w:r>
      <w:r w:rsidR="0084685E">
        <w:rPr>
          <w:lang w:val="en-US"/>
        </w:rPr>
        <w:t>ru</w:t>
      </w:r>
      <w:r w:rsidR="0084685E">
        <w:t>-1</w:t>
      </w:r>
    </w:p>
    <w:p w:rsidR="005E704F" w:rsidRPr="005E704F" w:rsidRDefault="005E704F" w:rsidP="00ED345B">
      <w:pPr>
        <w:numPr>
          <w:ilvl w:val="0"/>
          <w:numId w:val="52"/>
        </w:numPr>
        <w:tabs>
          <w:tab w:val="left" w:pos="1029"/>
        </w:tabs>
        <w:rPr>
          <w:b/>
        </w:rPr>
      </w:pPr>
      <w:r w:rsidRPr="005E704F">
        <w:rPr>
          <w:b/>
          <w:lang w:val="en-US"/>
        </w:rPr>
        <w:t>Access</w:t>
      </w:r>
      <w:r w:rsidRPr="005E704F">
        <w:rPr>
          <w:b/>
        </w:rPr>
        <w:t xml:space="preserve"> </w:t>
      </w:r>
      <w:r w:rsidRPr="005E704F">
        <w:rPr>
          <w:b/>
          <w:lang w:val="en-US"/>
        </w:rPr>
        <w:t>Key</w:t>
      </w:r>
      <w:r w:rsidRPr="005E704F">
        <w:rPr>
          <w:b/>
        </w:rPr>
        <w:t xml:space="preserve"> – </w:t>
      </w:r>
      <w:r>
        <w:t>укажите</w:t>
      </w:r>
      <w:r w:rsidRPr="005E704F">
        <w:t xml:space="preserve"> </w:t>
      </w:r>
      <w:r>
        <w:t>ключ</w:t>
      </w:r>
      <w:r w:rsidRPr="005E704F">
        <w:t xml:space="preserve"> </w:t>
      </w:r>
      <w:r>
        <w:t xml:space="preserve">доступа к бакету </w:t>
      </w:r>
      <w:r>
        <w:rPr>
          <w:lang w:val="en-US"/>
        </w:rPr>
        <w:t>S</w:t>
      </w:r>
      <w:r w:rsidRPr="005E704F">
        <w:t>3</w:t>
      </w:r>
    </w:p>
    <w:p w:rsidR="005E704F" w:rsidRPr="005E704F" w:rsidRDefault="005E704F" w:rsidP="00ED345B">
      <w:pPr>
        <w:numPr>
          <w:ilvl w:val="0"/>
          <w:numId w:val="52"/>
        </w:numPr>
        <w:tabs>
          <w:tab w:val="left" w:pos="1029"/>
        </w:tabs>
        <w:rPr>
          <w:b/>
        </w:rPr>
      </w:pPr>
      <w:r>
        <w:rPr>
          <w:b/>
          <w:lang w:val="en-US"/>
        </w:rPr>
        <w:lastRenderedPageBreak/>
        <w:t>Secret</w:t>
      </w:r>
      <w:r w:rsidRPr="005E704F">
        <w:rPr>
          <w:b/>
        </w:rPr>
        <w:t xml:space="preserve"> </w:t>
      </w:r>
      <w:r>
        <w:rPr>
          <w:b/>
          <w:lang w:val="en-US"/>
        </w:rPr>
        <w:t>key</w:t>
      </w:r>
      <w:r w:rsidRPr="005E704F">
        <w:rPr>
          <w:b/>
        </w:rPr>
        <w:t xml:space="preserve"> - </w:t>
      </w:r>
      <w:r>
        <w:t>укажите</w:t>
      </w:r>
      <w:r w:rsidRPr="005E704F">
        <w:t xml:space="preserve"> </w:t>
      </w:r>
      <w:r>
        <w:t>секретный ключ доступа</w:t>
      </w:r>
      <w:r w:rsidRPr="005E704F">
        <w:t xml:space="preserve"> </w:t>
      </w:r>
      <w:r>
        <w:t xml:space="preserve">к бакету </w:t>
      </w:r>
      <w:r>
        <w:rPr>
          <w:lang w:val="en-US"/>
        </w:rPr>
        <w:t>S</w:t>
      </w:r>
      <w:r w:rsidRPr="005E704F">
        <w:t>3</w:t>
      </w:r>
    </w:p>
    <w:p w:rsidR="001B7382" w:rsidRPr="005E704F" w:rsidRDefault="001B7382" w:rsidP="001B7382">
      <w:pPr>
        <w:tabs>
          <w:tab w:val="left" w:pos="1029"/>
        </w:tabs>
      </w:pPr>
    </w:p>
    <w:p w:rsidR="009D1F80" w:rsidRPr="00D74150" w:rsidRDefault="009D1F80" w:rsidP="009D1F80">
      <w:pPr>
        <w:pStyle w:val="Heading2v2"/>
        <w:ind w:hanging="567"/>
        <w:rPr>
          <w:rFonts w:eastAsia="Times New Roman"/>
          <w:bCs/>
          <w:lang w:eastAsia="ru-RU"/>
        </w:rPr>
      </w:pPr>
      <w:bookmarkStart w:id="84" w:name="_Toc234250471"/>
      <w:r>
        <w:rPr>
          <w:rFonts w:eastAsia="Times New Roman"/>
          <w:bCs/>
          <w:lang w:eastAsia="ru-RU"/>
        </w:rPr>
        <w:t>Внешний вид</w:t>
      </w:r>
      <w:bookmarkEnd w:id="84"/>
    </w:p>
    <w:p w:rsidR="009D1F80" w:rsidRDefault="00C44A77" w:rsidP="009D1F80">
      <w:pPr>
        <w:tabs>
          <w:tab w:val="left" w:pos="1029"/>
        </w:tabs>
        <w:ind w:left="360"/>
        <w:rPr>
          <w:lang w:eastAsia="ru-RU"/>
        </w:rPr>
      </w:pPr>
      <w:r>
        <w:rPr>
          <w:lang w:eastAsia="ru-RU"/>
        </w:rPr>
        <w:t>Раздел позволяет изменить внешний вид разметки рабочего пространства</w:t>
      </w:r>
      <w:r w:rsidR="007D6C6A">
        <w:rPr>
          <w:lang w:eastAsia="ru-RU"/>
        </w:rPr>
        <w:t xml:space="preserve"> и отображение его содержимого. Более подробную информацию можно получить в рамках лицензирования продукта.</w:t>
      </w:r>
    </w:p>
    <w:p w:rsidR="00027DCB" w:rsidRDefault="00027DCB" w:rsidP="009D1F80">
      <w:pPr>
        <w:tabs>
          <w:tab w:val="left" w:pos="1029"/>
        </w:tabs>
        <w:ind w:left="360"/>
        <w:rPr>
          <w:lang w:eastAsia="ru-RU"/>
        </w:rPr>
      </w:pPr>
    </w:p>
    <w:p w:rsidR="00027DCB" w:rsidRPr="00D74150" w:rsidRDefault="00027DCB" w:rsidP="00027DCB">
      <w:pPr>
        <w:pStyle w:val="Heading2v2"/>
        <w:ind w:hanging="567"/>
        <w:rPr>
          <w:rFonts w:eastAsia="Times New Roman"/>
          <w:bCs/>
          <w:lang w:eastAsia="ru-RU"/>
        </w:rPr>
      </w:pPr>
      <w:bookmarkStart w:id="85" w:name="_Toc234250472"/>
      <w:r w:rsidRPr="00027DCB">
        <w:rPr>
          <w:rFonts w:eastAsia="Times New Roman"/>
          <w:bCs/>
          <w:lang w:eastAsia="ru-RU"/>
        </w:rPr>
        <w:t>Выгрузка пользовательских данных</w:t>
      </w:r>
      <w:bookmarkEnd w:id="85"/>
    </w:p>
    <w:p w:rsidR="00027DCB" w:rsidRPr="00D47B9F" w:rsidRDefault="00027DCB" w:rsidP="009D1F80">
      <w:pPr>
        <w:tabs>
          <w:tab w:val="left" w:pos="1029"/>
        </w:tabs>
        <w:ind w:left="360"/>
        <w:rPr>
          <w:lang w:eastAsia="ru-RU"/>
        </w:rPr>
      </w:pPr>
      <w:r>
        <w:rPr>
          <w:lang w:eastAsia="ru-RU"/>
        </w:rPr>
        <w:t xml:space="preserve">Раздел позволяет </w:t>
      </w:r>
      <w:r w:rsidR="004634C3">
        <w:rPr>
          <w:lang w:eastAsia="ru-RU"/>
        </w:rPr>
        <w:t>управлять</w:t>
      </w:r>
      <w:r w:rsidR="004634C3" w:rsidRPr="004634C3">
        <w:rPr>
          <w:lang w:eastAsia="ru-RU"/>
        </w:rPr>
        <w:t xml:space="preserve"> </w:t>
      </w:r>
      <w:r w:rsidR="004634C3">
        <w:rPr>
          <w:lang w:eastAsia="ru-RU"/>
        </w:rPr>
        <w:t>возможностью участников</w:t>
      </w:r>
      <w:r w:rsidR="004634C3" w:rsidRPr="004634C3">
        <w:rPr>
          <w:lang w:eastAsia="ru-RU"/>
        </w:rPr>
        <w:t xml:space="preserve"> рабочего пространства скачивать данные рабочего пространства</w:t>
      </w:r>
      <w:r w:rsidR="004634C3">
        <w:rPr>
          <w:lang w:eastAsia="ru-RU"/>
        </w:rPr>
        <w:t>.</w:t>
      </w:r>
    </w:p>
    <w:p w:rsidR="002A1035" w:rsidRPr="002A1035" w:rsidRDefault="002A1035" w:rsidP="002A1035">
      <w:pPr>
        <w:tabs>
          <w:tab w:val="left" w:pos="1029"/>
        </w:tabs>
        <w:ind w:left="360"/>
      </w:pPr>
      <w:r w:rsidRPr="002A1035">
        <w:t>Чтобы настроить эту функцию, перейдите в </w:t>
      </w:r>
      <w:r w:rsidRPr="002A1035">
        <w:rPr>
          <w:b/>
          <w:bCs/>
        </w:rPr>
        <w:t xml:space="preserve">Администрирование &gt; Настройки &gt; </w:t>
      </w:r>
      <w:r>
        <w:rPr>
          <w:b/>
          <w:bCs/>
        </w:rPr>
        <w:t>Вы</w:t>
      </w:r>
      <w:r w:rsidRPr="002A1035">
        <w:rPr>
          <w:b/>
          <w:bCs/>
        </w:rPr>
        <w:t xml:space="preserve">грузка </w:t>
      </w:r>
      <w:r>
        <w:rPr>
          <w:b/>
          <w:bCs/>
        </w:rPr>
        <w:t>пользовательских данных.</w:t>
      </w:r>
    </w:p>
    <w:p w:rsidR="002A1035" w:rsidRPr="002A1035" w:rsidRDefault="00655494" w:rsidP="00ED345B">
      <w:pPr>
        <w:numPr>
          <w:ilvl w:val="0"/>
          <w:numId w:val="53"/>
        </w:numPr>
        <w:tabs>
          <w:tab w:val="left" w:pos="1029"/>
        </w:tabs>
      </w:pPr>
      <w:r>
        <w:rPr>
          <w:b/>
          <w:bCs/>
        </w:rPr>
        <w:t>Включить вы</w:t>
      </w:r>
      <w:r w:rsidR="002A1035" w:rsidRPr="002A1035">
        <w:rPr>
          <w:b/>
          <w:bCs/>
        </w:rPr>
        <w:t>грузку данных пользователя</w:t>
      </w:r>
      <w:r w:rsidR="002A1035" w:rsidRPr="002A1035">
        <w:t>: если эта функция включена, пользователи могут инициировать загрузку своих данных из рабочей области.</w:t>
      </w:r>
    </w:p>
    <w:p w:rsidR="002A1035" w:rsidRPr="002A1035" w:rsidRDefault="002A1035" w:rsidP="00ED345B">
      <w:pPr>
        <w:numPr>
          <w:ilvl w:val="0"/>
          <w:numId w:val="53"/>
        </w:numPr>
        <w:tabs>
          <w:tab w:val="left" w:pos="1029"/>
        </w:tabs>
      </w:pPr>
      <w:r w:rsidRPr="002A1035">
        <w:rPr>
          <w:b/>
          <w:bCs/>
        </w:rPr>
        <w:t>Системный путь (экспортированные файлы)</w:t>
      </w:r>
      <w:r w:rsidRPr="002A1035">
        <w:t>: указывает место, где хранятся экспортированные несжатые файлы.</w:t>
      </w:r>
    </w:p>
    <w:p w:rsidR="002A1035" w:rsidRPr="002A1035" w:rsidRDefault="002A1035" w:rsidP="00ED345B">
      <w:pPr>
        <w:numPr>
          <w:ilvl w:val="0"/>
          <w:numId w:val="53"/>
        </w:numPr>
        <w:tabs>
          <w:tab w:val="left" w:pos="1029"/>
        </w:tabs>
      </w:pPr>
      <w:r w:rsidRPr="002A1035">
        <w:rPr>
          <w:b/>
          <w:bCs/>
        </w:rPr>
        <w:t>Системный путь (сжатый файл)</w:t>
      </w:r>
      <w:r w:rsidRPr="002A1035">
        <w:t>: определяет каталог, в котором будут сохранены сжатые файлы ZIP. По умолчанию это значение /tmp/zipFiles, но вы можете изменить его на любое желаемое местоположение.</w:t>
      </w:r>
    </w:p>
    <w:p w:rsidR="002A1035" w:rsidRPr="002A1035" w:rsidRDefault="002A1035" w:rsidP="00ED345B">
      <w:pPr>
        <w:numPr>
          <w:ilvl w:val="0"/>
          <w:numId w:val="53"/>
        </w:numPr>
        <w:tabs>
          <w:tab w:val="left" w:pos="1029"/>
        </w:tabs>
      </w:pPr>
      <w:r w:rsidRPr="002A1035">
        <w:rPr>
          <w:b/>
          <w:bCs/>
        </w:rPr>
        <w:t>Частота обработки (минуты)</w:t>
      </w:r>
      <w:r w:rsidRPr="002A1035">
        <w:t>: этот параметр определяет, как часто система обрабатывает запросы на загрузку данных в очереди в минутах. Управление скоростью очереди помогает управлять рабочей нагрузкой.</w:t>
      </w:r>
    </w:p>
    <w:p w:rsidR="00EB16AB" w:rsidRDefault="00655494" w:rsidP="00ED345B">
      <w:pPr>
        <w:numPr>
          <w:ilvl w:val="0"/>
          <w:numId w:val="53"/>
        </w:numPr>
        <w:tabs>
          <w:tab w:val="left" w:pos="1029"/>
        </w:tabs>
      </w:pPr>
      <w:r w:rsidRPr="00655494">
        <w:rPr>
          <w:b/>
          <w:bCs/>
        </w:rPr>
        <w:t>Предел сообщения на запрос</w:t>
      </w:r>
      <w:r w:rsidR="002A1035" w:rsidRPr="002A1035">
        <w:t>: устанавливает ограничение на количество сообщений, которые могут быть включены в загрузку данных для каждой комнаты, к которой принадлежит пользователь.</w:t>
      </w:r>
    </w:p>
    <w:p w:rsidR="00EB16AB" w:rsidRPr="00D74150" w:rsidRDefault="00EB16AB" w:rsidP="00EB16AB">
      <w:pPr>
        <w:pStyle w:val="Heading2v2"/>
        <w:ind w:hanging="567"/>
        <w:rPr>
          <w:rFonts w:eastAsia="Times New Roman"/>
          <w:bCs/>
          <w:lang w:eastAsia="ru-RU"/>
        </w:rPr>
      </w:pPr>
      <w:r w:rsidRPr="00D47B9F">
        <w:rPr>
          <w:rFonts w:eastAsia="Times New Roman"/>
          <w:bCs/>
          <w:lang w:eastAsia="ru-RU"/>
        </w:rPr>
        <w:t xml:space="preserve"> </w:t>
      </w:r>
      <w:bookmarkStart w:id="86" w:name="_Toc234250473"/>
      <w:r>
        <w:rPr>
          <w:rFonts w:eastAsia="Times New Roman"/>
          <w:bCs/>
          <w:lang w:eastAsia="ru-RU"/>
        </w:rPr>
        <w:t>Загрузка файлов</w:t>
      </w:r>
      <w:bookmarkEnd w:id="86"/>
    </w:p>
    <w:p w:rsidR="00EB16AB" w:rsidRDefault="00EB16AB" w:rsidP="00EB16AB">
      <w:pPr>
        <w:tabs>
          <w:tab w:val="left" w:pos="1029"/>
        </w:tabs>
        <w:ind w:left="360"/>
        <w:rPr>
          <w:lang w:eastAsia="ru-RU"/>
        </w:rPr>
      </w:pPr>
      <w:r w:rsidRPr="00EB16AB">
        <w:rPr>
          <w:lang w:eastAsia="ru-RU"/>
        </w:rPr>
        <w:t>Настройте загрузку и хранение файлов в вашем рабочем пространстве. Чтобы получить доступ к меню в вашем рабочем пространстве, перейдите в </w:t>
      </w:r>
      <w:r w:rsidRPr="00EB16AB">
        <w:rPr>
          <w:b/>
          <w:bCs/>
          <w:lang w:eastAsia="ru-RU"/>
        </w:rPr>
        <w:t>Администрирование</w:t>
      </w:r>
      <w:r w:rsidRPr="00EB16AB">
        <w:rPr>
          <w:lang w:eastAsia="ru-RU"/>
        </w:rPr>
        <w:t xml:space="preserve"> &gt; </w:t>
      </w:r>
      <w:r w:rsidRPr="00EB16AB">
        <w:rPr>
          <w:b/>
          <w:bCs/>
          <w:lang w:eastAsia="ru-RU"/>
        </w:rPr>
        <w:t>Настройки</w:t>
      </w:r>
      <w:r w:rsidRPr="00EB16AB">
        <w:rPr>
          <w:lang w:eastAsia="ru-RU"/>
        </w:rPr>
        <w:t> &gt; </w:t>
      </w:r>
      <w:r w:rsidRPr="00EB16AB">
        <w:rPr>
          <w:b/>
          <w:bCs/>
          <w:lang w:eastAsia="ru-RU"/>
        </w:rPr>
        <w:t>Загрузка файлов</w:t>
      </w:r>
      <w:r w:rsidRPr="00EB16AB">
        <w:rPr>
          <w:lang w:eastAsia="ru-RU"/>
        </w:rPr>
        <w:t>.</w:t>
      </w:r>
    </w:p>
    <w:p w:rsidR="00AE0FD3" w:rsidRDefault="00AE0FD3" w:rsidP="00EB16AB">
      <w:pPr>
        <w:tabs>
          <w:tab w:val="left" w:pos="1029"/>
        </w:tabs>
        <w:ind w:left="360"/>
        <w:rPr>
          <w:lang w:eastAsia="ru-RU"/>
        </w:rPr>
      </w:pPr>
    </w:p>
    <w:p w:rsidR="00AE0FD3" w:rsidRDefault="00AE0FD3" w:rsidP="00EB16AB">
      <w:pPr>
        <w:tabs>
          <w:tab w:val="left" w:pos="1029"/>
        </w:tabs>
        <w:ind w:left="360"/>
        <w:rPr>
          <w:lang w:eastAsia="ru-RU"/>
        </w:rPr>
      </w:pPr>
    </w:p>
    <w:p w:rsidR="00AE0FD3" w:rsidRDefault="00AE0FD3" w:rsidP="00EB16AB">
      <w:pPr>
        <w:tabs>
          <w:tab w:val="left" w:pos="1029"/>
        </w:tabs>
        <w:ind w:left="360"/>
        <w:rPr>
          <w:lang w:eastAsia="ru-RU"/>
        </w:rPr>
      </w:pPr>
    </w:p>
    <w:p w:rsidR="00AE0FD3" w:rsidRDefault="00AE0FD3" w:rsidP="00AE0FD3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87" w:name="_Toc234250474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Общие настройки загрузки файлов</w:t>
      </w:r>
      <w:bookmarkEnd w:id="87"/>
    </w:p>
    <w:p w:rsidR="00AE0FD3" w:rsidRPr="001B7382" w:rsidRDefault="00AE0FD3" w:rsidP="00AE0FD3">
      <w:pPr>
        <w:ind w:left="360"/>
        <w:rPr>
          <w:lang w:eastAsia="ru-RU"/>
        </w:rPr>
      </w:pPr>
      <w:r>
        <w:rPr>
          <w:lang w:eastAsia="ru-RU"/>
        </w:rPr>
        <w:tab/>
      </w:r>
    </w:p>
    <w:tbl>
      <w:tblPr>
        <w:tblStyle w:val="af1"/>
        <w:tblW w:w="9628" w:type="dxa"/>
        <w:tblLayout w:type="fixed"/>
        <w:tblLook w:val="04A0" w:firstRow="1" w:lastRow="0" w:firstColumn="1" w:lastColumn="0" w:noHBand="0" w:noVBand="1"/>
      </w:tblPr>
      <w:tblGrid>
        <w:gridCol w:w="3256"/>
        <w:gridCol w:w="6372"/>
      </w:tblGrid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b/>
                <w:bCs/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Поле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b/>
                <w:bCs/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Описание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lastRenderedPageBreak/>
              <w:t>Загрузка файлов включена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Используйте этот параметр, чтобы разрешить или ограничить загрузку файлов в вашем рабочем пространстве.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C600FB" w:rsidRDefault="00AE0FD3" w:rsidP="00AE0FD3">
            <w:pPr>
              <w:spacing w:after="160" w:line="259" w:lineRule="auto"/>
              <w:ind w:left="360"/>
              <w:rPr>
                <w:b/>
                <w:bCs/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Максима</w:t>
            </w:r>
            <w:r w:rsidR="00C600FB">
              <w:rPr>
                <w:b/>
                <w:bCs/>
                <w:lang w:eastAsia="ru-RU"/>
              </w:rPr>
              <w:t>льный размер загружаемого файла</w:t>
            </w:r>
          </w:p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(в байтах)</w:t>
            </w:r>
          </w:p>
        </w:tc>
        <w:tc>
          <w:tcPr>
            <w:tcW w:w="6372" w:type="dxa"/>
            <w:hideMark/>
          </w:tcPr>
          <w:p w:rsidR="00AE0FD3" w:rsidRPr="00AE0FD3" w:rsidRDefault="00AE0FD3" w:rsidP="00C600FB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Определите максимально допустимый размер файла для загрузки. Введите -1, чтобы снять ограничение на размер файла..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C46DCF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C46DCF">
              <w:rPr>
                <w:b/>
                <w:bCs/>
                <w:lang w:eastAsia="ru-RU"/>
              </w:rPr>
              <w:t>Разрешённые типы файлов</w:t>
            </w:r>
          </w:p>
        </w:tc>
        <w:tc>
          <w:tcPr>
            <w:tcW w:w="6372" w:type="dxa"/>
            <w:hideMark/>
          </w:tcPr>
          <w:p w:rsidR="00AE0FD3" w:rsidRPr="00AE0FD3" w:rsidRDefault="00AE0FD3" w:rsidP="00C46DCF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Введите типы файлов, которые пользователи могут загружать. Введите список типов медиа, разделенных запятыми, или оставьте поле пуст</w:t>
            </w:r>
            <w:r w:rsidR="00C46DCF">
              <w:rPr>
                <w:lang w:eastAsia="ru-RU"/>
              </w:rPr>
              <w:t>ым, чтобы разрешить все типы</w:t>
            </w:r>
            <w:r w:rsidRPr="00AE0FD3">
              <w:rPr>
                <w:lang w:eastAsia="ru-RU"/>
              </w:rPr>
              <w:t>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02116D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02116D">
              <w:rPr>
                <w:b/>
                <w:bCs/>
                <w:lang w:eastAsia="ru-RU"/>
              </w:rPr>
              <w:t>Запрещенные типы файлов</w:t>
            </w:r>
          </w:p>
        </w:tc>
        <w:tc>
          <w:tcPr>
            <w:tcW w:w="6372" w:type="dxa"/>
            <w:hideMark/>
          </w:tcPr>
          <w:p w:rsidR="00AE0FD3" w:rsidRPr="00AE0FD3" w:rsidRDefault="00AE0FD3" w:rsidP="0002116D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Укажите типы файлов для блокировки в рабочей области, введя типы MIME, разделенные запятыми (с пробелами или без них). Эта настройка имеет приоритет над </w:t>
            </w:r>
            <w:r w:rsidR="0002116D" w:rsidRPr="00C46DCF">
              <w:rPr>
                <w:b/>
                <w:bCs/>
                <w:lang w:eastAsia="ru-RU"/>
              </w:rPr>
              <w:t>Разрешённы</w:t>
            </w:r>
            <w:r w:rsidR="0002116D">
              <w:rPr>
                <w:b/>
                <w:bCs/>
                <w:lang w:eastAsia="ru-RU"/>
              </w:rPr>
              <w:t>ми типами</w:t>
            </w:r>
            <w:r w:rsidR="0002116D" w:rsidRPr="00C46DCF">
              <w:rPr>
                <w:b/>
                <w:bCs/>
                <w:lang w:eastAsia="ru-RU"/>
              </w:rPr>
              <w:t xml:space="preserve"> файлов</w:t>
            </w:r>
            <w:r w:rsidRPr="00AE0FD3">
              <w:rPr>
                <w:lang w:eastAsia="ru-RU"/>
              </w:rPr>
              <w:t xml:space="preserve">. 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Защитите загруженные файлы</w:t>
            </w:r>
          </w:p>
        </w:tc>
        <w:tc>
          <w:tcPr>
            <w:tcW w:w="6372" w:type="dxa"/>
            <w:hideMark/>
          </w:tcPr>
          <w:p w:rsidR="00AE0FD3" w:rsidRPr="00AE0FD3" w:rsidRDefault="00AE0FD3" w:rsidP="00ED345B">
            <w:pPr>
              <w:numPr>
                <w:ilvl w:val="0"/>
                <w:numId w:val="54"/>
              </w:numPr>
              <w:spacing w:after="160" w:line="259" w:lineRule="auto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Включено</w:t>
            </w:r>
            <w:r w:rsidRPr="00AE0FD3">
              <w:rPr>
                <w:lang w:eastAsia="ru-RU"/>
              </w:rPr>
              <w:t>: доступ к загруженным файлам могут получить только аутентифицированные пользователи.</w:t>
            </w:r>
          </w:p>
          <w:p w:rsidR="00AE0FD3" w:rsidRPr="00AE0FD3" w:rsidRDefault="00AE0FD3" w:rsidP="00ED345B">
            <w:pPr>
              <w:numPr>
                <w:ilvl w:val="0"/>
                <w:numId w:val="54"/>
              </w:numPr>
              <w:spacing w:after="160" w:line="259" w:lineRule="auto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Отключено</w:t>
            </w:r>
            <w:r w:rsidRPr="00AE0FD3">
              <w:rPr>
                <w:lang w:eastAsia="ru-RU"/>
              </w:rPr>
              <w:t>: неаутентифицированные пользователи могут получать доступ к файлам и загружать их, если у них есть доступ к URL-адресу файла.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Ограничить доступ к файлам только для участников комнат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Ограничьте доступ к файлам, загруженным в комнаты, только для участников этих комнат.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Ограничить доступ к файлам для пользователей, которые могут получить доступ к комнате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Позволяет пользователям, имеющим доступ к комнате (например, лицам с ролями менеджера или монитора Livechat или агентам со специальными разрешениями на просмотр закрытых комнат), загружать файлы.</w:t>
            </w:r>
          </w:p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Эта опция отключена, если включена настройка </w:t>
            </w:r>
            <w:r w:rsidRPr="00AE0FD3">
              <w:rPr>
                <w:b/>
                <w:bCs/>
                <w:lang w:eastAsia="ru-RU"/>
              </w:rPr>
              <w:t>«Ограничить доступ к файлам только участникам комнат» 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Поворот изображений при загрузке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Включить поворот изображения. Это может привести к потере качества изображения.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Включить защиту JSON Web Tokens для загрузки файлов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Включить защиту JWT при загрузке файлов.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val="en-US" w:eastAsia="ru-RU"/>
              </w:rPr>
            </w:pPr>
            <w:r w:rsidRPr="00AE0FD3">
              <w:rPr>
                <w:b/>
                <w:bCs/>
                <w:lang w:eastAsia="ru-RU"/>
              </w:rPr>
              <w:t>Файл</w:t>
            </w:r>
            <w:r w:rsidRPr="00AE0FD3">
              <w:rPr>
                <w:b/>
                <w:bCs/>
                <w:lang w:val="en-US" w:eastAsia="ru-RU"/>
              </w:rPr>
              <w:t xml:space="preserve"> </w:t>
            </w:r>
            <w:r w:rsidRPr="00AE0FD3">
              <w:rPr>
                <w:b/>
                <w:bCs/>
                <w:lang w:eastAsia="ru-RU"/>
              </w:rPr>
              <w:t>загрузки</w:t>
            </w:r>
            <w:r w:rsidRPr="00AE0FD3">
              <w:rPr>
                <w:b/>
                <w:bCs/>
                <w:lang w:val="en-US" w:eastAsia="ru-RU"/>
              </w:rPr>
              <w:t xml:space="preserve"> Json Web Token Secret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Введите секрет JWT, который будет использоваться.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Тип хранения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Возможны следующие варианты:</w:t>
            </w:r>
          </w:p>
          <w:p w:rsidR="00AE0FD3" w:rsidRPr="00AE0FD3" w:rsidRDefault="00AE0FD3" w:rsidP="00ED345B">
            <w:pPr>
              <w:numPr>
                <w:ilvl w:val="0"/>
                <w:numId w:val="55"/>
              </w:numPr>
              <w:spacing w:after="160" w:line="259" w:lineRule="auto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GridFS</w:t>
            </w:r>
            <w:r w:rsidRPr="00AE0FD3">
              <w:rPr>
                <w:lang w:eastAsia="ru-RU"/>
              </w:rPr>
              <w:t> : используе</w:t>
            </w:r>
            <w:r w:rsidR="00C7204C">
              <w:rPr>
                <w:lang w:eastAsia="ru-RU"/>
              </w:rPr>
              <w:t>мое</w:t>
            </w:r>
            <w:r w:rsidRPr="00AE0FD3">
              <w:rPr>
                <w:lang w:eastAsia="ru-RU"/>
              </w:rPr>
              <w:t xml:space="preserve"> значение по умолчанию</w:t>
            </w:r>
            <w:r w:rsidR="00C7204C">
              <w:rPr>
                <w:lang w:eastAsia="ru-RU"/>
              </w:rPr>
              <w:t xml:space="preserve"> для хранения.</w:t>
            </w:r>
          </w:p>
          <w:p w:rsidR="00AE0FD3" w:rsidRPr="00AE0FD3" w:rsidRDefault="00AE0FD3" w:rsidP="00ED345B">
            <w:pPr>
              <w:numPr>
                <w:ilvl w:val="0"/>
                <w:numId w:val="55"/>
              </w:numPr>
              <w:spacing w:after="160" w:line="259" w:lineRule="auto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t>S3</w:t>
            </w:r>
            <w:r w:rsidRPr="00AE0FD3">
              <w:rPr>
                <w:lang w:eastAsia="ru-RU"/>
              </w:rPr>
              <w:t xml:space="preserve">: выберите этот вариант, если вы настроили </w:t>
            </w:r>
            <w:r w:rsidR="00C7204C">
              <w:rPr>
                <w:lang w:eastAsia="ru-RU"/>
              </w:rPr>
              <w:t>S3 для хранения.</w:t>
            </w:r>
          </w:p>
          <w:p w:rsidR="00AE0FD3" w:rsidRPr="00AE0FD3" w:rsidRDefault="00AE0FD3" w:rsidP="00ED345B">
            <w:pPr>
              <w:numPr>
                <w:ilvl w:val="0"/>
                <w:numId w:val="55"/>
              </w:numPr>
              <w:spacing w:after="160" w:line="259" w:lineRule="auto"/>
              <w:rPr>
                <w:lang w:eastAsia="ru-RU"/>
              </w:rPr>
            </w:pPr>
            <w:r w:rsidRPr="00AE0FD3">
              <w:rPr>
                <w:b/>
                <w:bCs/>
                <w:lang w:eastAsia="ru-RU"/>
              </w:rPr>
              <w:lastRenderedPageBreak/>
              <w:t>WebDAV</w:t>
            </w:r>
            <w:r w:rsidRPr="00AE0FD3">
              <w:rPr>
                <w:lang w:eastAsia="ru-RU"/>
              </w:rPr>
              <w:t xml:space="preserve">: Выберите этот параметр, если вы хотите использовать тип хранилища WebDAV. </w:t>
            </w:r>
          </w:p>
          <w:p w:rsidR="00AE0FD3" w:rsidRPr="00AE0FD3" w:rsidRDefault="00CE5E6B" w:rsidP="00ED345B">
            <w:pPr>
              <w:numPr>
                <w:ilvl w:val="0"/>
                <w:numId w:val="55"/>
              </w:numPr>
              <w:spacing w:after="160" w:line="259" w:lineRule="auto"/>
              <w:rPr>
                <w:lang w:eastAsia="ru-RU"/>
              </w:rPr>
            </w:pPr>
            <w:r>
              <w:rPr>
                <w:b/>
                <w:bCs/>
                <w:lang w:eastAsia="ru-RU"/>
              </w:rPr>
              <w:t>Файловая система</w:t>
            </w:r>
            <w:r w:rsidR="00AE0FD3" w:rsidRPr="00AE0FD3">
              <w:rPr>
                <w:lang w:eastAsia="ru-RU"/>
              </w:rPr>
              <w:t>: Выберите этот параметр, если вы хотите использо</w:t>
            </w:r>
            <w:r w:rsidR="008417F0">
              <w:rPr>
                <w:lang w:eastAsia="ru-RU"/>
              </w:rPr>
              <w:t>вать тип хранилища File System.</w:t>
            </w:r>
          </w:p>
        </w:tc>
      </w:tr>
      <w:tr w:rsidR="00AE0FD3" w:rsidRPr="00AE0FD3" w:rsidTr="00572057">
        <w:trPr>
          <w:trHeight w:val="600"/>
        </w:trPr>
        <w:tc>
          <w:tcPr>
            <w:tcW w:w="3256" w:type="dxa"/>
            <w:hideMark/>
          </w:tcPr>
          <w:p w:rsidR="00AE0FD3" w:rsidRPr="00AE0FD3" w:rsidRDefault="00D4530C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D4530C">
              <w:rPr>
                <w:b/>
                <w:bCs/>
                <w:lang w:eastAsia="ru-RU"/>
              </w:rPr>
              <w:lastRenderedPageBreak/>
              <w:t>Загрузка файлов включена в личных сообщениях</w:t>
            </w:r>
          </w:p>
        </w:tc>
        <w:tc>
          <w:tcPr>
            <w:tcW w:w="6372" w:type="dxa"/>
            <w:hideMark/>
          </w:tcPr>
          <w:p w:rsidR="00AE0FD3" w:rsidRPr="00AE0FD3" w:rsidRDefault="00AE0FD3" w:rsidP="00AE0FD3">
            <w:pPr>
              <w:spacing w:after="160" w:line="259" w:lineRule="auto"/>
              <w:ind w:left="360"/>
              <w:rPr>
                <w:lang w:eastAsia="ru-RU"/>
              </w:rPr>
            </w:pPr>
            <w:r w:rsidRPr="00AE0FD3">
              <w:rPr>
                <w:lang w:eastAsia="ru-RU"/>
              </w:rPr>
              <w:t>Включите этот параметр, чтобы разрешить загрузку файлов в личные сообщения.</w:t>
            </w:r>
          </w:p>
        </w:tc>
      </w:tr>
    </w:tbl>
    <w:p w:rsidR="00AE0FD3" w:rsidRPr="001B7382" w:rsidRDefault="00AE0FD3" w:rsidP="00AE0FD3">
      <w:pPr>
        <w:ind w:left="360"/>
        <w:rPr>
          <w:lang w:eastAsia="ru-RU"/>
        </w:rPr>
      </w:pPr>
    </w:p>
    <w:p w:rsidR="00EB16AB" w:rsidRPr="002A1035" w:rsidRDefault="00EB16AB" w:rsidP="00EB16AB">
      <w:pPr>
        <w:tabs>
          <w:tab w:val="left" w:pos="1029"/>
        </w:tabs>
        <w:ind w:left="360"/>
      </w:pPr>
    </w:p>
    <w:p w:rsidR="000046C5" w:rsidRDefault="000046C5" w:rsidP="000046C5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88" w:name="_Toc234250475"/>
      <w:r w:rsidR="00E421D1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Настройка </w:t>
      </w:r>
      <w:r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>S3</w:t>
      </w:r>
      <w:bookmarkEnd w:id="88"/>
    </w:p>
    <w:tbl>
      <w:tblPr>
        <w:tblStyle w:val="af1"/>
        <w:tblW w:w="9634" w:type="dxa"/>
        <w:tblLayout w:type="fixed"/>
        <w:tblLook w:val="04A0" w:firstRow="1" w:lastRow="0" w:firstColumn="1" w:lastColumn="0" w:noHBand="0" w:noVBand="1"/>
      </w:tblPr>
      <w:tblGrid>
        <w:gridCol w:w="3290"/>
        <w:gridCol w:w="6344"/>
      </w:tblGrid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  <w:rPr>
                <w:b/>
                <w:bCs/>
              </w:rPr>
            </w:pPr>
            <w:r w:rsidRPr="00572057">
              <w:rPr>
                <w:b/>
                <w:bCs/>
              </w:rPr>
              <w:t>Поле</w:t>
            </w:r>
          </w:p>
        </w:tc>
        <w:tc>
          <w:tcPr>
            <w:tcW w:w="6344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  <w:rPr>
                <w:b/>
                <w:bCs/>
              </w:rPr>
            </w:pPr>
            <w:r w:rsidRPr="00572057">
              <w:rPr>
                <w:b/>
                <w:bCs/>
              </w:rPr>
              <w:t>Описание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3A26A6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3A26A6">
              <w:rPr>
                <w:b/>
                <w:bCs/>
              </w:rPr>
              <w:t>Название Bucket</w:t>
            </w:r>
          </w:p>
        </w:tc>
        <w:tc>
          <w:tcPr>
            <w:tcW w:w="6344" w:type="dxa"/>
            <w:hideMark/>
          </w:tcPr>
          <w:p w:rsidR="00572057" w:rsidRPr="00572057" w:rsidRDefault="00572057" w:rsidP="003A26A6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 xml:space="preserve">Введите имя контейнера, который вы создали </w:t>
            </w:r>
            <w:r w:rsidR="003A26A6">
              <w:t xml:space="preserve">в </w:t>
            </w:r>
            <w:r w:rsidRPr="00572057">
              <w:t>S3.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Acl</w:t>
            </w:r>
            <w:r w:rsidRPr="00572057">
              <w:t> (необязательно)</w:t>
            </w:r>
          </w:p>
        </w:tc>
        <w:tc>
          <w:tcPr>
            <w:tcW w:w="6344" w:type="dxa"/>
            <w:hideMark/>
          </w:tcPr>
          <w:p w:rsidR="00572057" w:rsidRPr="00572057" w:rsidRDefault="00572057" w:rsidP="003A26A6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Конфигурация ACL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Ключ доступа</w:t>
            </w:r>
          </w:p>
        </w:tc>
        <w:tc>
          <w:tcPr>
            <w:tcW w:w="6344" w:type="dxa"/>
            <w:hideMark/>
          </w:tcPr>
          <w:p w:rsidR="00572057" w:rsidRPr="00572057" w:rsidRDefault="00572057" w:rsidP="003A26A6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 xml:space="preserve">Введите идентификатор вашего ключа доступа </w:t>
            </w:r>
            <w:r w:rsidR="003A26A6">
              <w:rPr>
                <w:lang w:val="en-US"/>
              </w:rPr>
              <w:t>S</w:t>
            </w:r>
            <w:r w:rsidR="003A26A6" w:rsidRPr="003A26A6">
              <w:t>3</w:t>
            </w:r>
            <w:r w:rsidRPr="00572057">
              <w:t>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Секретный ключ</w:t>
            </w:r>
          </w:p>
        </w:tc>
        <w:tc>
          <w:tcPr>
            <w:tcW w:w="6344" w:type="dxa"/>
            <w:hideMark/>
          </w:tcPr>
          <w:p w:rsidR="00572057" w:rsidRPr="00572057" w:rsidRDefault="00572057" w:rsidP="003A26A6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 xml:space="preserve">Введите свой секретный ключ доступа </w:t>
            </w:r>
            <w:r w:rsidR="003A26A6">
              <w:rPr>
                <w:lang w:val="en-US"/>
              </w:rPr>
              <w:t>S</w:t>
            </w:r>
            <w:r w:rsidR="003A26A6" w:rsidRPr="003A26A6">
              <w:t>3</w:t>
            </w:r>
            <w:r w:rsidRPr="00572057">
              <w:t>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Домен CDN для загрузок</w:t>
            </w:r>
            <w:r w:rsidRPr="00572057">
              <w:t> (необязательно)</w:t>
            </w:r>
          </w:p>
        </w:tc>
        <w:tc>
          <w:tcPr>
            <w:tcW w:w="6344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Если вы установили CDN для своего контейнера, введите значение здесь.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Регион</w:t>
            </w:r>
            <w:r w:rsidRPr="00572057">
              <w:t> (необязательно)</w:t>
            </w:r>
          </w:p>
        </w:tc>
        <w:tc>
          <w:tcPr>
            <w:tcW w:w="6344" w:type="dxa"/>
            <w:hideMark/>
          </w:tcPr>
          <w:p w:rsidR="00572057" w:rsidRPr="00572057" w:rsidRDefault="00572057" w:rsidP="003A26A6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Если вы создали свой контейнер в ре</w:t>
            </w:r>
            <w:r w:rsidR="003A26A6">
              <w:t>гионе, отличном от стандарта России</w:t>
            </w:r>
            <w:r w:rsidRPr="00572057">
              <w:t>, вам необходимо указать его код здесь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URL-адрес контейнера</w:t>
            </w:r>
            <w:r w:rsidRPr="00572057">
              <w:t> (необязательно)</w:t>
            </w:r>
          </w:p>
        </w:tc>
        <w:tc>
          <w:tcPr>
            <w:tcW w:w="6344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Переопределить URL, на который загружаются файлы. Этот URL также используется для загрузок, если не указан CDN.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1629BD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1629BD">
              <w:rPr>
                <w:b/>
                <w:bCs/>
              </w:rPr>
              <w:t>Версия подписи</w:t>
            </w:r>
          </w:p>
        </w:tc>
        <w:tc>
          <w:tcPr>
            <w:tcW w:w="6344" w:type="dxa"/>
            <w:hideMark/>
          </w:tcPr>
          <w:p w:rsidR="00572057" w:rsidRPr="00572057" w:rsidRDefault="00572057" w:rsidP="001629BD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 xml:space="preserve">Определяет версию подписи </w:t>
            </w:r>
            <w:r w:rsidR="001629BD">
              <w:rPr>
                <w:lang w:val="en-US"/>
              </w:rPr>
              <w:t>S</w:t>
            </w:r>
            <w:r w:rsidR="001629BD" w:rsidRPr="001629BD">
              <w:t>3</w:t>
            </w:r>
            <w:r w:rsidR="001629BD">
              <w:t>, которую вы хотите использовать</w:t>
            </w:r>
            <w:r w:rsidRPr="00572057">
              <w:t xml:space="preserve"> для аутентифицированных запросов.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4801B3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4801B3">
              <w:rPr>
                <w:b/>
                <w:bCs/>
              </w:rPr>
              <w:t>Форсировать Path Style</w:t>
            </w:r>
          </w:p>
        </w:tc>
        <w:tc>
          <w:tcPr>
            <w:tcW w:w="6344" w:type="dxa"/>
            <w:hideMark/>
          </w:tcPr>
          <w:p w:rsidR="00572057" w:rsidRPr="00572057" w:rsidRDefault="00572057" w:rsidP="00F568E6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 xml:space="preserve">Включить </w:t>
            </w:r>
            <w:r w:rsidR="00F568E6">
              <w:rPr>
                <w:b/>
                <w:bCs/>
              </w:rPr>
              <w:t xml:space="preserve">принудительное </w:t>
            </w:r>
            <w:r w:rsidR="00B82418">
              <w:rPr>
                <w:b/>
                <w:bCs/>
              </w:rPr>
              <w:t>использование</w:t>
            </w:r>
            <w:r w:rsidR="00F568E6">
              <w:rPr>
                <w:b/>
                <w:bCs/>
              </w:rPr>
              <w:t xml:space="preserve"> </w:t>
            </w:r>
            <w:r w:rsidR="00B82418">
              <w:rPr>
                <w:b/>
                <w:bCs/>
                <w:lang w:val="en-US"/>
              </w:rPr>
              <w:t>Path</w:t>
            </w:r>
            <w:r w:rsidR="00F568E6" w:rsidRPr="00CB708A">
              <w:rPr>
                <w:b/>
                <w:bCs/>
              </w:rPr>
              <w:t xml:space="preserve"> </w:t>
            </w:r>
            <w:r w:rsidR="00F568E6">
              <w:rPr>
                <w:b/>
                <w:bCs/>
                <w:lang w:val="en-US"/>
              </w:rPr>
              <w:t>Style</w:t>
            </w:r>
            <w:r w:rsidRPr="00572057">
              <w:t xml:space="preserve">. 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CB708A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CB708A">
              <w:rPr>
                <w:b/>
                <w:bCs/>
              </w:rPr>
              <w:t>Время истечения срока действия URL-адресов</w:t>
            </w:r>
          </w:p>
        </w:tc>
        <w:tc>
          <w:tcPr>
            <w:tcW w:w="6344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 xml:space="preserve">Время (в секундах), </w:t>
            </w:r>
            <w:r w:rsidR="00CB708A">
              <w:t xml:space="preserve">после которого сгенерированные </w:t>
            </w:r>
            <w:r w:rsidRPr="00572057">
              <w:t>S3 URL-адреса перестают быть действительными. Если установлено значение менее 5 секунд, это поле игнорируется.</w:t>
            </w:r>
          </w:p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Если у некоторых пользователей, находящихся дальше от сервера, возникли проблемы с загрузкой файлов, увеличение этого времени может помочь.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rPr>
                <w:b/>
                <w:bCs/>
              </w:rPr>
              <w:t>Прокси-аватары</w:t>
            </w:r>
          </w:p>
        </w:tc>
        <w:tc>
          <w:tcPr>
            <w:tcW w:w="6344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Включите прокси-передачу файлов аватара через ваш сервер вместо прямого доступа к URL-адресу актива.</w:t>
            </w:r>
          </w:p>
        </w:tc>
      </w:tr>
      <w:tr w:rsidR="00572057" w:rsidRPr="00572057" w:rsidTr="00572057">
        <w:trPr>
          <w:trHeight w:val="600"/>
        </w:trPr>
        <w:tc>
          <w:tcPr>
            <w:tcW w:w="3290" w:type="dxa"/>
            <w:hideMark/>
          </w:tcPr>
          <w:p w:rsidR="00572057" w:rsidRPr="00572057" w:rsidRDefault="00C52F6F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C52F6F">
              <w:rPr>
                <w:b/>
                <w:bCs/>
              </w:rPr>
              <w:t>Загрузка прокси</w:t>
            </w:r>
          </w:p>
        </w:tc>
        <w:tc>
          <w:tcPr>
            <w:tcW w:w="6344" w:type="dxa"/>
            <w:hideMark/>
          </w:tcPr>
          <w:p w:rsidR="00572057" w:rsidRPr="00572057" w:rsidRDefault="00572057" w:rsidP="00572057">
            <w:pPr>
              <w:tabs>
                <w:tab w:val="left" w:pos="1029"/>
              </w:tabs>
              <w:spacing w:after="160" w:line="259" w:lineRule="auto"/>
              <w:ind w:left="360"/>
            </w:pPr>
            <w:r w:rsidRPr="00572057">
              <w:t>Включите прокси-передачу файлов загрузки через ваш сервер вместо прямого доступа к URL-адресу актива.</w:t>
            </w:r>
          </w:p>
        </w:tc>
      </w:tr>
    </w:tbl>
    <w:p w:rsidR="00E421D1" w:rsidRDefault="00E421D1" w:rsidP="00E421D1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lastRenderedPageBreak/>
        <w:t xml:space="preserve"> </w:t>
      </w:r>
      <w:bookmarkStart w:id="89" w:name="_Toc234250476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Настройка Файловой системы</w:t>
      </w:r>
      <w:bookmarkEnd w:id="89"/>
    </w:p>
    <w:p w:rsidR="00BB521B" w:rsidRDefault="00FB0596" w:rsidP="00B62672">
      <w:pPr>
        <w:tabs>
          <w:tab w:val="left" w:pos="1029"/>
        </w:tabs>
        <w:ind w:left="360"/>
      </w:pPr>
      <w:r w:rsidRPr="00FB0596">
        <w:t>В </w:t>
      </w:r>
      <w:r w:rsidRPr="00FB0596">
        <w:rPr>
          <w:b/>
          <w:bCs/>
        </w:rPr>
        <w:t>поле Системный путь</w:t>
      </w:r>
      <w:r w:rsidRPr="00FB0596">
        <w:t> введите локальный путь на сервере, где должны храниться загруженные файлы</w:t>
      </w:r>
      <w:r w:rsidR="00AD154A">
        <w:t>, если вы выбрали этот тип хранения файлов</w:t>
      </w:r>
      <w:r w:rsidRPr="00FB0596">
        <w:t>.</w:t>
      </w:r>
    </w:p>
    <w:p w:rsidR="00BB521B" w:rsidRDefault="00BB521B" w:rsidP="00BB521B">
      <w:pPr>
        <w:pStyle w:val="Heading2v2"/>
        <w:numPr>
          <w:ilvl w:val="1"/>
          <w:numId w:val="39"/>
        </w:numP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</w:t>
      </w:r>
      <w:bookmarkStart w:id="90" w:name="_Toc234250477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Настройка </w:t>
      </w:r>
      <w:r w:rsidRPr="00BB521B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хранилищ</w:t>
      </w:r>
      <w:r w:rsidR="00AC7A2A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>а</w:t>
      </w:r>
      <w:r w:rsidRPr="00BB521B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 WebDAV</w:t>
      </w:r>
      <w:bookmarkEnd w:id="90"/>
    </w:p>
    <w:p w:rsidR="003E0FCE" w:rsidRDefault="00AD154A" w:rsidP="00AD154A">
      <w:pPr>
        <w:ind w:left="360"/>
      </w:pPr>
      <w:r w:rsidRPr="00AD154A">
        <w:t>Если вы используете WebDAV в качестве сервера хранения, настройте следующие параметры в своем рабочем пространстве в разделе </w:t>
      </w:r>
      <w:r w:rsidRPr="00AD154A">
        <w:rPr>
          <w:b/>
          <w:bCs/>
        </w:rPr>
        <w:t>«Настройки»</w:t>
      </w:r>
      <w:r w:rsidRPr="00AD154A">
        <w:t> &gt; </w:t>
      </w:r>
      <w:r w:rsidRPr="00AD154A">
        <w:rPr>
          <w:b/>
          <w:bCs/>
        </w:rPr>
        <w:t>«Загрузка файлов»</w:t>
      </w:r>
      <w:r w:rsidRPr="00AD154A">
        <w:t> &gt; </w:t>
      </w:r>
      <w:r w:rsidRPr="00AD154A">
        <w:rPr>
          <w:b/>
          <w:bCs/>
        </w:rPr>
        <w:t>«WebDAV»</w:t>
      </w:r>
      <w:r w:rsidRPr="00AD154A">
        <w:t>: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256"/>
        <w:gridCol w:w="6378"/>
      </w:tblGrid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3E0FCE" w:rsidP="003E0FCE">
            <w:pPr>
              <w:spacing w:after="160" w:line="259" w:lineRule="auto"/>
              <w:ind w:firstLine="708"/>
              <w:rPr>
                <w:b/>
                <w:bCs/>
              </w:rPr>
            </w:pPr>
            <w:r w:rsidRPr="003E0FCE">
              <w:rPr>
                <w:b/>
                <w:bCs/>
              </w:rPr>
              <w:t>Поле</w:t>
            </w:r>
          </w:p>
        </w:tc>
        <w:tc>
          <w:tcPr>
            <w:tcW w:w="6378" w:type="dxa"/>
            <w:hideMark/>
          </w:tcPr>
          <w:p w:rsidR="003E0FCE" w:rsidRPr="003E0FCE" w:rsidRDefault="003E0FCE" w:rsidP="003E0FCE">
            <w:pPr>
              <w:spacing w:after="160" w:line="259" w:lineRule="auto"/>
              <w:ind w:firstLine="708"/>
              <w:rPr>
                <w:b/>
                <w:bCs/>
              </w:rPr>
            </w:pPr>
            <w:r w:rsidRPr="003E0FCE">
              <w:rPr>
                <w:b/>
                <w:bCs/>
              </w:rPr>
              <w:t>Описание</w:t>
            </w:r>
          </w:p>
        </w:tc>
      </w:tr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3E0FCE" w:rsidP="003E0FCE">
            <w:pPr>
              <w:spacing w:after="160" w:line="259" w:lineRule="auto"/>
              <w:ind w:firstLine="708"/>
            </w:pPr>
            <w:r w:rsidRPr="003E0FCE">
              <w:rPr>
                <w:b/>
                <w:bCs/>
              </w:rPr>
              <w:t>Путь к папке загрузки</w:t>
            </w:r>
          </w:p>
        </w:tc>
        <w:tc>
          <w:tcPr>
            <w:tcW w:w="6378" w:type="dxa"/>
            <w:hideMark/>
          </w:tcPr>
          <w:p w:rsidR="003E0FCE" w:rsidRPr="003E0FCE" w:rsidRDefault="003E0FCE" w:rsidP="00C1419F">
            <w:pPr>
              <w:spacing w:after="160" w:line="259" w:lineRule="auto"/>
              <w:ind w:left="454"/>
            </w:pPr>
            <w:r w:rsidRPr="003E0FCE">
              <w:t>Введите путь к папке WebDAV, в которую загружаются файлы.</w:t>
            </w:r>
          </w:p>
        </w:tc>
      </w:tr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C1419F" w:rsidP="003E0FCE">
            <w:pPr>
              <w:spacing w:after="160" w:line="259" w:lineRule="auto"/>
              <w:ind w:firstLine="708"/>
            </w:pPr>
            <w:r w:rsidRPr="00C1419F">
              <w:rPr>
                <w:b/>
                <w:bCs/>
              </w:rPr>
              <w:t>URL сервера WebDAV</w:t>
            </w:r>
          </w:p>
        </w:tc>
        <w:tc>
          <w:tcPr>
            <w:tcW w:w="6378" w:type="dxa"/>
            <w:hideMark/>
          </w:tcPr>
          <w:p w:rsidR="003E0FCE" w:rsidRPr="00D47B9F" w:rsidRDefault="003E0FCE" w:rsidP="00C1419F">
            <w:pPr>
              <w:spacing w:after="160" w:line="259" w:lineRule="auto"/>
              <w:ind w:left="454"/>
            </w:pPr>
            <w:r w:rsidRPr="003E0FCE">
              <w:t>Введите</w:t>
            </w:r>
            <w:r w:rsidRPr="00D47B9F">
              <w:t xml:space="preserve"> </w:t>
            </w:r>
            <w:r w:rsidRPr="003E0FCE">
              <w:rPr>
                <w:lang w:val="en-US"/>
              </w:rPr>
              <w:t>URL</w:t>
            </w:r>
            <w:r w:rsidRPr="00D47B9F">
              <w:t>-</w:t>
            </w:r>
            <w:r w:rsidRPr="003E0FCE">
              <w:t>адрес</w:t>
            </w:r>
            <w:r w:rsidRPr="00D47B9F">
              <w:t xml:space="preserve"> </w:t>
            </w:r>
            <w:r w:rsidRPr="003E0FCE">
              <w:t>сервера</w:t>
            </w:r>
            <w:r w:rsidR="00C1419F" w:rsidRPr="00D47B9F">
              <w:t xml:space="preserve"> </w:t>
            </w:r>
            <w:r w:rsidR="00C1419F">
              <w:rPr>
                <w:lang w:val="en-US"/>
              </w:rPr>
              <w:t>WebDAV</w:t>
            </w:r>
          </w:p>
        </w:tc>
      </w:tr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C1419F" w:rsidP="00C1419F">
            <w:pPr>
              <w:spacing w:after="160" w:line="259" w:lineRule="auto"/>
              <w:ind w:left="731"/>
            </w:pPr>
            <w:r>
              <w:rPr>
                <w:b/>
                <w:bCs/>
              </w:rPr>
              <w:t xml:space="preserve">Имя пользователя </w:t>
            </w:r>
            <w:r w:rsidRPr="00C1419F">
              <w:rPr>
                <w:b/>
                <w:bCs/>
              </w:rPr>
              <w:t>WebDAV</w:t>
            </w:r>
          </w:p>
        </w:tc>
        <w:tc>
          <w:tcPr>
            <w:tcW w:w="6378" w:type="dxa"/>
            <w:hideMark/>
          </w:tcPr>
          <w:p w:rsidR="003E0FCE" w:rsidRPr="003E0FCE" w:rsidRDefault="003E0FCE" w:rsidP="00C1419F">
            <w:pPr>
              <w:spacing w:after="160" w:line="259" w:lineRule="auto"/>
              <w:ind w:left="454"/>
            </w:pPr>
            <w:r w:rsidRPr="003E0FCE">
              <w:t>Введите свое имя пользователя для удаленного сервера WebDav.</w:t>
            </w:r>
          </w:p>
        </w:tc>
      </w:tr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3E0FCE" w:rsidP="003E0FCE">
            <w:pPr>
              <w:spacing w:after="160" w:line="259" w:lineRule="auto"/>
              <w:ind w:firstLine="708"/>
            </w:pPr>
            <w:r w:rsidRPr="003E0FCE">
              <w:rPr>
                <w:b/>
                <w:bCs/>
              </w:rPr>
              <w:t>Пароль WebDAV</w:t>
            </w:r>
          </w:p>
        </w:tc>
        <w:tc>
          <w:tcPr>
            <w:tcW w:w="6378" w:type="dxa"/>
            <w:hideMark/>
          </w:tcPr>
          <w:p w:rsidR="003E0FCE" w:rsidRPr="003E0FCE" w:rsidRDefault="003E0FCE" w:rsidP="00C1419F">
            <w:pPr>
              <w:spacing w:after="160" w:line="259" w:lineRule="auto"/>
              <w:ind w:left="454"/>
            </w:pPr>
            <w:r w:rsidRPr="003E0FCE">
              <w:t>Введите пароль для удаленного сервера WebDAV.</w:t>
            </w:r>
          </w:p>
        </w:tc>
      </w:tr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3E0FCE" w:rsidP="003E0FCE">
            <w:pPr>
              <w:spacing w:after="160" w:line="259" w:lineRule="auto"/>
              <w:ind w:firstLine="708"/>
            </w:pPr>
            <w:r w:rsidRPr="003E0FCE">
              <w:rPr>
                <w:b/>
                <w:bCs/>
              </w:rPr>
              <w:t>Прокси-аватары</w:t>
            </w:r>
          </w:p>
        </w:tc>
        <w:tc>
          <w:tcPr>
            <w:tcW w:w="6378" w:type="dxa"/>
            <w:hideMark/>
          </w:tcPr>
          <w:p w:rsidR="003E0FCE" w:rsidRPr="003E0FCE" w:rsidRDefault="003E0FCE" w:rsidP="00C1419F">
            <w:pPr>
              <w:spacing w:after="160" w:line="259" w:lineRule="auto"/>
              <w:ind w:left="454"/>
            </w:pPr>
            <w:r w:rsidRPr="003E0FCE">
              <w:t>Включите прокси-передачу файлов аватара через ваш сервер вместо прямого доступа к URL-адресу актива.</w:t>
            </w:r>
          </w:p>
        </w:tc>
      </w:tr>
      <w:tr w:rsidR="003E0FCE" w:rsidRPr="003E0FCE" w:rsidTr="00C1419F">
        <w:trPr>
          <w:trHeight w:val="600"/>
        </w:trPr>
        <w:tc>
          <w:tcPr>
            <w:tcW w:w="3256" w:type="dxa"/>
            <w:hideMark/>
          </w:tcPr>
          <w:p w:rsidR="003E0FCE" w:rsidRPr="003E0FCE" w:rsidRDefault="003E0FCE" w:rsidP="003E0FCE">
            <w:pPr>
              <w:spacing w:after="160" w:line="259" w:lineRule="auto"/>
              <w:ind w:firstLine="708"/>
            </w:pPr>
            <w:r w:rsidRPr="003E0FCE">
              <w:rPr>
                <w:b/>
                <w:bCs/>
              </w:rPr>
              <w:t>Прокси-загрузки</w:t>
            </w:r>
          </w:p>
        </w:tc>
        <w:tc>
          <w:tcPr>
            <w:tcW w:w="6378" w:type="dxa"/>
            <w:hideMark/>
          </w:tcPr>
          <w:p w:rsidR="003E0FCE" w:rsidRPr="003E0FCE" w:rsidRDefault="003E0FCE" w:rsidP="00C1419F">
            <w:pPr>
              <w:spacing w:after="160" w:line="259" w:lineRule="auto"/>
              <w:ind w:left="454"/>
            </w:pPr>
            <w:r w:rsidRPr="003E0FCE">
              <w:t>Включите прокси-передачу файлов загрузки через ваш сервер вместо прямого доступа к URL-адресу актива.</w:t>
            </w:r>
          </w:p>
        </w:tc>
      </w:tr>
    </w:tbl>
    <w:p w:rsidR="009D1F80" w:rsidRDefault="009D1F80" w:rsidP="003E0FCE">
      <w:pPr>
        <w:ind w:firstLine="708"/>
      </w:pPr>
    </w:p>
    <w:p w:rsidR="001309BB" w:rsidRDefault="001309BB" w:rsidP="007A4FB5">
      <w:pPr>
        <w:pStyle w:val="Heading2v2"/>
        <w:ind w:hanging="567"/>
        <w:rPr>
          <w:rFonts w:eastAsia="Times New Roman"/>
          <w:bCs/>
          <w:lang w:eastAsia="ru-RU"/>
        </w:rPr>
      </w:pPr>
      <w:r w:rsidRPr="000501BA">
        <w:rPr>
          <w:rFonts w:eastAsia="Times New Roman"/>
          <w:bCs/>
          <w:lang w:eastAsia="ru-RU"/>
        </w:rPr>
        <w:t xml:space="preserve"> </w:t>
      </w:r>
      <w:bookmarkStart w:id="91" w:name="_Toc234250478"/>
      <w:r>
        <w:rPr>
          <w:rFonts w:eastAsia="Times New Roman"/>
          <w:bCs/>
          <w:lang w:eastAsia="ru-RU"/>
        </w:rPr>
        <w:t>Колл-центр</w:t>
      </w:r>
      <w:bookmarkEnd w:id="91"/>
    </w:p>
    <w:p w:rsidR="001309BB" w:rsidRDefault="001309BB" w:rsidP="001309BB">
      <w:pPr>
        <w:ind w:left="426"/>
        <w:rPr>
          <w:b/>
          <w:bCs/>
          <w:lang w:eastAsia="ru-RU"/>
        </w:rPr>
      </w:pPr>
      <w:r>
        <w:rPr>
          <w:lang w:eastAsia="ru-RU"/>
        </w:rPr>
        <w:t xml:space="preserve">В этом разделе вы можете настроить интеграцию с </w:t>
      </w:r>
      <w:r>
        <w:rPr>
          <w:lang w:val="en-US" w:eastAsia="ru-RU"/>
        </w:rPr>
        <w:t>VoiP</w:t>
      </w:r>
      <w:r w:rsidRPr="001309BB">
        <w:rPr>
          <w:lang w:eastAsia="ru-RU"/>
        </w:rPr>
        <w:t xml:space="preserve"> </w:t>
      </w:r>
      <w:r>
        <w:rPr>
          <w:lang w:eastAsia="ru-RU"/>
        </w:rPr>
        <w:t xml:space="preserve">сервером для подключения телефонии к голосовым звонкам рабочего пространства. </w:t>
      </w:r>
      <w:r w:rsidRPr="008C4C81">
        <w:rPr>
          <w:lang w:eastAsia="ru-RU"/>
        </w:rPr>
        <w:t>Чтобы получить доступ к этой странице, перейдите в </w:t>
      </w:r>
      <w:r w:rsidRPr="008C4C81">
        <w:rPr>
          <w:b/>
          <w:bCs/>
          <w:lang w:eastAsia="ru-RU"/>
        </w:rPr>
        <w:t>Администрирование</w:t>
      </w:r>
      <w:r>
        <w:rPr>
          <w:lang w:eastAsia="ru-RU"/>
        </w:rPr>
        <w:t> &gt;</w:t>
      </w:r>
      <w:r w:rsidRPr="008C4C81">
        <w:rPr>
          <w:b/>
          <w:bCs/>
          <w:lang w:eastAsia="ru-RU"/>
        </w:rPr>
        <w:t xml:space="preserve"> Настройки</w:t>
      </w:r>
      <w:r w:rsidRPr="008C4C81">
        <w:rPr>
          <w:lang w:eastAsia="ru-RU"/>
        </w:rPr>
        <w:t> &gt; </w:t>
      </w:r>
      <w:r>
        <w:rPr>
          <w:b/>
          <w:bCs/>
          <w:lang w:eastAsia="ru-RU"/>
        </w:rPr>
        <w:t>Колл-центр.</w:t>
      </w:r>
    </w:p>
    <w:p w:rsidR="001309BB" w:rsidRDefault="00A65BE7" w:rsidP="001309BB">
      <w:pPr>
        <w:ind w:left="426"/>
        <w:rPr>
          <w:lang w:val="en-US" w:eastAsia="ru-RU"/>
        </w:rPr>
      </w:pPr>
      <w:r w:rsidRPr="00A65BE7">
        <w:rPr>
          <w:lang w:eastAsia="ru-RU"/>
        </w:rPr>
        <w:t>Параметры</w:t>
      </w:r>
      <w:r>
        <w:rPr>
          <w:lang w:eastAsia="ru-RU"/>
        </w:rPr>
        <w:t xml:space="preserve"> для активации интеграции</w:t>
      </w:r>
      <w:r>
        <w:rPr>
          <w:lang w:val="en-US" w:eastAsia="ru-RU"/>
        </w:rPr>
        <w:t>:</w:t>
      </w:r>
    </w:p>
    <w:p w:rsidR="00EC7A60" w:rsidRDefault="00EC7A60" w:rsidP="00EC7A60">
      <w:pPr>
        <w:pStyle w:val="a8"/>
        <w:numPr>
          <w:ilvl w:val="0"/>
          <w:numId w:val="62"/>
        </w:numPr>
        <w:rPr>
          <w:lang w:eastAsia="ru-RU"/>
        </w:rPr>
      </w:pPr>
      <w:r w:rsidRPr="00EC7A60">
        <w:rPr>
          <w:lang w:eastAsia="ru-RU"/>
        </w:rPr>
        <w:t xml:space="preserve">Технология VoIP включена – </w:t>
      </w:r>
      <w:r>
        <w:rPr>
          <w:lang w:eastAsia="ru-RU"/>
        </w:rPr>
        <w:t>активирует интеграцию для рабочего пространства</w:t>
      </w:r>
    </w:p>
    <w:p w:rsidR="00EC7A60" w:rsidRDefault="00EC7A60" w:rsidP="00EC7A60">
      <w:pPr>
        <w:pStyle w:val="a8"/>
        <w:numPr>
          <w:ilvl w:val="0"/>
          <w:numId w:val="62"/>
        </w:numPr>
        <w:rPr>
          <w:lang w:eastAsia="ru-RU"/>
        </w:rPr>
      </w:pPr>
      <w:r w:rsidRPr="00EC7A60">
        <w:rPr>
          <w:lang w:eastAsia="ru-RU"/>
        </w:rPr>
        <w:t>Секретный код JWT VoIP</w:t>
      </w:r>
      <w:r>
        <w:rPr>
          <w:lang w:eastAsia="ru-RU"/>
        </w:rPr>
        <w:t xml:space="preserve"> – укажите ваш </w:t>
      </w:r>
      <w:r w:rsidRPr="00EC7A60">
        <w:rPr>
          <w:lang w:eastAsia="ru-RU"/>
        </w:rPr>
        <w:t>секретный ключ для обмена данными о расширении между сервером и клиентов в качестве JWT</w:t>
      </w:r>
      <w:r w:rsidR="007A41EB">
        <w:rPr>
          <w:lang w:eastAsia="ru-RU"/>
        </w:rPr>
        <w:t xml:space="preserve"> токена</w:t>
      </w:r>
    </w:p>
    <w:p w:rsidR="00B42E83" w:rsidRPr="00B42E83" w:rsidRDefault="00B42E83" w:rsidP="00B42E83">
      <w:pPr>
        <w:pStyle w:val="a8"/>
        <w:ind w:left="851"/>
        <w:rPr>
          <w:lang w:val="en-US" w:eastAsia="ru-RU"/>
        </w:rPr>
      </w:pPr>
      <w:r>
        <w:rPr>
          <w:lang w:eastAsia="ru-RU"/>
        </w:rPr>
        <w:t>Настройки Сервера Управления</w:t>
      </w:r>
      <w:r>
        <w:rPr>
          <w:lang w:val="en-US" w:eastAsia="ru-RU"/>
        </w:rPr>
        <w:t>:</w:t>
      </w:r>
    </w:p>
    <w:p w:rsidR="00EC7A60" w:rsidRDefault="007A41EB" w:rsidP="00EC7A60">
      <w:pPr>
        <w:pStyle w:val="a8"/>
        <w:numPr>
          <w:ilvl w:val="0"/>
          <w:numId w:val="62"/>
        </w:numPr>
        <w:rPr>
          <w:lang w:eastAsia="ru-RU"/>
        </w:rPr>
      </w:pPr>
      <w:r w:rsidRPr="007A41EB">
        <w:rPr>
          <w:lang w:eastAsia="ru-RU"/>
        </w:rPr>
        <w:t>Хост сервера</w:t>
      </w:r>
      <w:r>
        <w:rPr>
          <w:lang w:eastAsia="ru-RU"/>
        </w:rPr>
        <w:t xml:space="preserve"> – целевой адрес вашего </w:t>
      </w:r>
      <w:r>
        <w:rPr>
          <w:lang w:val="en-US" w:eastAsia="ru-RU"/>
        </w:rPr>
        <w:t>VoiP</w:t>
      </w:r>
      <w:r w:rsidRPr="007A41EB">
        <w:rPr>
          <w:lang w:eastAsia="ru-RU"/>
        </w:rPr>
        <w:t xml:space="preserve"> </w:t>
      </w:r>
      <w:r>
        <w:rPr>
          <w:lang w:eastAsia="ru-RU"/>
        </w:rPr>
        <w:t>сервера</w:t>
      </w:r>
    </w:p>
    <w:p w:rsidR="007A41EB" w:rsidRDefault="007A41EB" w:rsidP="00EC7A60">
      <w:pPr>
        <w:pStyle w:val="a8"/>
        <w:numPr>
          <w:ilvl w:val="0"/>
          <w:numId w:val="62"/>
        </w:numPr>
        <w:rPr>
          <w:lang w:eastAsia="ru-RU"/>
        </w:rPr>
      </w:pPr>
      <w:r w:rsidRPr="007A41EB">
        <w:rPr>
          <w:lang w:eastAsia="ru-RU"/>
        </w:rPr>
        <w:t>Порт сервера</w:t>
      </w:r>
      <w:r>
        <w:rPr>
          <w:lang w:eastAsia="ru-RU"/>
        </w:rPr>
        <w:t xml:space="preserve"> – целевой порт для подключения к </w:t>
      </w:r>
      <w:r>
        <w:rPr>
          <w:lang w:val="en-US" w:eastAsia="ru-RU"/>
        </w:rPr>
        <w:t>VoiP</w:t>
      </w:r>
      <w:r w:rsidRPr="007A41EB">
        <w:rPr>
          <w:lang w:eastAsia="ru-RU"/>
        </w:rPr>
        <w:t xml:space="preserve"> </w:t>
      </w:r>
      <w:r>
        <w:rPr>
          <w:lang w:eastAsia="ru-RU"/>
        </w:rPr>
        <w:t>серверу</w:t>
      </w:r>
    </w:p>
    <w:p w:rsidR="007A41EB" w:rsidRDefault="004A5EF7" w:rsidP="00EC7A60">
      <w:pPr>
        <w:pStyle w:val="a8"/>
        <w:numPr>
          <w:ilvl w:val="0"/>
          <w:numId w:val="62"/>
        </w:numPr>
        <w:rPr>
          <w:lang w:eastAsia="ru-RU"/>
        </w:rPr>
      </w:pPr>
      <w:r w:rsidRPr="004A5EF7">
        <w:rPr>
          <w:lang w:eastAsia="ru-RU"/>
        </w:rPr>
        <w:t>Имя сервера</w:t>
      </w:r>
      <w:r>
        <w:rPr>
          <w:lang w:eastAsia="ru-RU"/>
        </w:rPr>
        <w:t xml:space="preserve"> – наименование</w:t>
      </w:r>
      <w:r w:rsidR="004F2C62">
        <w:rPr>
          <w:lang w:eastAsia="ru-RU"/>
        </w:rPr>
        <w:t xml:space="preserve"> целевого инстанса</w:t>
      </w:r>
      <w:r>
        <w:rPr>
          <w:lang w:eastAsia="ru-RU"/>
        </w:rPr>
        <w:t xml:space="preserve"> сервера</w:t>
      </w:r>
      <w:r w:rsidR="002A40C6">
        <w:rPr>
          <w:lang w:eastAsia="ru-RU"/>
        </w:rPr>
        <w:t xml:space="preserve"> </w:t>
      </w:r>
      <w:r w:rsidR="002A40C6">
        <w:rPr>
          <w:lang w:val="en-US" w:eastAsia="ru-RU"/>
        </w:rPr>
        <w:t>VoiP</w:t>
      </w:r>
    </w:p>
    <w:p w:rsidR="004A5EF7" w:rsidRDefault="004A5EF7" w:rsidP="00EC7A60">
      <w:pPr>
        <w:pStyle w:val="a8"/>
        <w:numPr>
          <w:ilvl w:val="0"/>
          <w:numId w:val="62"/>
        </w:numPr>
        <w:rPr>
          <w:lang w:eastAsia="ru-RU"/>
        </w:rPr>
      </w:pPr>
      <w:r w:rsidRPr="004A5EF7">
        <w:rPr>
          <w:lang w:eastAsia="ru-RU"/>
        </w:rPr>
        <w:t>Имя пользователя</w:t>
      </w:r>
      <w:r>
        <w:rPr>
          <w:lang w:eastAsia="ru-RU"/>
        </w:rPr>
        <w:t xml:space="preserve"> – имя пользователя, для авторизации на </w:t>
      </w:r>
      <w:r>
        <w:rPr>
          <w:lang w:val="en-US" w:eastAsia="ru-RU"/>
        </w:rPr>
        <w:t>VioP</w:t>
      </w:r>
      <w:r w:rsidRPr="004A5EF7">
        <w:rPr>
          <w:lang w:eastAsia="ru-RU"/>
        </w:rPr>
        <w:t xml:space="preserve"> </w:t>
      </w:r>
      <w:r>
        <w:rPr>
          <w:lang w:eastAsia="ru-RU"/>
        </w:rPr>
        <w:t>сервере</w:t>
      </w:r>
    </w:p>
    <w:p w:rsidR="004A5EF7" w:rsidRDefault="004A5EF7" w:rsidP="00EC7A60">
      <w:pPr>
        <w:pStyle w:val="a8"/>
        <w:numPr>
          <w:ilvl w:val="0"/>
          <w:numId w:val="62"/>
        </w:numPr>
        <w:rPr>
          <w:lang w:eastAsia="ru-RU"/>
        </w:rPr>
      </w:pPr>
      <w:r w:rsidRPr="004A5EF7">
        <w:rPr>
          <w:lang w:eastAsia="ru-RU"/>
        </w:rPr>
        <w:t>Пароль</w:t>
      </w:r>
      <w:r w:rsidR="004F2C62">
        <w:rPr>
          <w:lang w:eastAsia="ru-RU"/>
        </w:rPr>
        <w:t xml:space="preserve"> - </w:t>
      </w:r>
      <w:r>
        <w:rPr>
          <w:lang w:eastAsia="ru-RU"/>
        </w:rPr>
        <w:t xml:space="preserve">пароль пользователя, для авторизации на </w:t>
      </w:r>
      <w:r>
        <w:rPr>
          <w:lang w:val="en-US" w:eastAsia="ru-RU"/>
        </w:rPr>
        <w:t>VioP</w:t>
      </w:r>
      <w:r w:rsidRPr="004A5EF7">
        <w:rPr>
          <w:lang w:eastAsia="ru-RU"/>
        </w:rPr>
        <w:t xml:space="preserve"> </w:t>
      </w:r>
      <w:r>
        <w:rPr>
          <w:lang w:eastAsia="ru-RU"/>
        </w:rPr>
        <w:t>сервере</w:t>
      </w:r>
    </w:p>
    <w:p w:rsidR="004F2C62" w:rsidRDefault="00B42E83" w:rsidP="00B42E83">
      <w:pPr>
        <w:pStyle w:val="a8"/>
        <w:ind w:left="851"/>
        <w:rPr>
          <w:lang w:eastAsia="ru-RU"/>
        </w:rPr>
      </w:pPr>
      <w:r>
        <w:rPr>
          <w:lang w:eastAsia="ru-RU"/>
        </w:rPr>
        <w:t>Настройки сервера конфигурации</w:t>
      </w:r>
      <w:r>
        <w:rPr>
          <w:lang w:val="en-US" w:eastAsia="ru-RU"/>
        </w:rPr>
        <w:t>:</w:t>
      </w:r>
    </w:p>
    <w:p w:rsidR="00B42E83" w:rsidRDefault="00174A98" w:rsidP="00B42E83">
      <w:pPr>
        <w:pStyle w:val="a8"/>
        <w:numPr>
          <w:ilvl w:val="0"/>
          <w:numId w:val="63"/>
        </w:numPr>
        <w:ind w:left="1134"/>
        <w:rPr>
          <w:lang w:eastAsia="ru-RU"/>
        </w:rPr>
      </w:pPr>
      <w:r w:rsidRPr="00174A98">
        <w:rPr>
          <w:lang w:eastAsia="ru-RU"/>
        </w:rPr>
        <w:t>Имя сервера</w:t>
      </w:r>
      <w:r w:rsidR="00F34548">
        <w:rPr>
          <w:lang w:eastAsia="ru-RU"/>
        </w:rPr>
        <w:t xml:space="preserve"> – наименование целевого сервера конфигурации</w:t>
      </w:r>
    </w:p>
    <w:p w:rsidR="00174A98" w:rsidRDefault="00174A98" w:rsidP="00B42E83">
      <w:pPr>
        <w:pStyle w:val="a8"/>
        <w:numPr>
          <w:ilvl w:val="0"/>
          <w:numId w:val="63"/>
        </w:numPr>
        <w:ind w:left="1134"/>
        <w:rPr>
          <w:lang w:eastAsia="ru-RU"/>
        </w:rPr>
      </w:pPr>
      <w:r w:rsidRPr="00174A98">
        <w:rPr>
          <w:lang w:eastAsia="ru-RU"/>
        </w:rPr>
        <w:t>Путь WebSocket</w:t>
      </w:r>
      <w:r w:rsidR="008B65CA">
        <w:rPr>
          <w:lang w:eastAsia="ru-RU"/>
        </w:rPr>
        <w:t xml:space="preserve"> – адрес целевого сервера конфигурации</w:t>
      </w:r>
    </w:p>
    <w:p w:rsidR="00174A98" w:rsidRDefault="00F34548" w:rsidP="00DE0CA7">
      <w:pPr>
        <w:pStyle w:val="a8"/>
        <w:numPr>
          <w:ilvl w:val="0"/>
          <w:numId w:val="63"/>
        </w:numPr>
        <w:ind w:left="1134"/>
      </w:pPr>
      <w:r>
        <w:rPr>
          <w:lang w:eastAsia="ru-RU"/>
        </w:rPr>
        <w:t xml:space="preserve">Попыток переподключения - </w:t>
      </w:r>
      <w:r w:rsidR="00DE0CA7" w:rsidRPr="00DE0CA7">
        <w:t>Определяет количество попыток клиента повторно подключиться к VoIP-серверу в случае потери соединения.</w:t>
      </w:r>
    </w:p>
    <w:p w:rsidR="00174A98" w:rsidRPr="00B42E83" w:rsidRDefault="00174A98" w:rsidP="00174A98">
      <w:pPr>
        <w:pStyle w:val="a8"/>
        <w:numPr>
          <w:ilvl w:val="0"/>
          <w:numId w:val="63"/>
        </w:numPr>
        <w:ind w:left="1134"/>
      </w:pPr>
      <w:r>
        <w:rPr>
          <w:lang w:eastAsia="ru-RU"/>
        </w:rPr>
        <w:lastRenderedPageBreak/>
        <w:t xml:space="preserve">Включить </w:t>
      </w:r>
      <w:r>
        <w:rPr>
          <w:lang w:val="en-US" w:eastAsia="ru-RU"/>
        </w:rPr>
        <w:t>Keepalive</w:t>
      </w:r>
      <w:r w:rsidRPr="00174A98">
        <w:rPr>
          <w:lang w:eastAsia="ru-RU"/>
        </w:rPr>
        <w:t xml:space="preserve"> </w:t>
      </w:r>
      <w:r>
        <w:rPr>
          <w:lang w:val="en-US" w:eastAsia="ru-RU"/>
        </w:rPr>
        <w:t>SIP</w:t>
      </w:r>
      <w:r w:rsidRPr="00174A98">
        <w:rPr>
          <w:lang w:eastAsia="ru-RU"/>
        </w:rPr>
        <w:t xml:space="preserve"> - </w:t>
      </w:r>
      <w:r w:rsidRPr="00174A98">
        <w:t xml:space="preserve">Мониторинг состояния нескольких внешних SIP-шлюзов путем периодической отправки сообщений </w:t>
      </w:r>
      <w:r>
        <w:t>типа</w:t>
      </w:r>
      <w:r w:rsidRPr="00174A98">
        <w:t xml:space="preserve"> SIP OPTIONS. Используется в нестабильных сетях</w:t>
      </w:r>
      <w:r>
        <w:t xml:space="preserve"> для улучшения отклика сервера</w:t>
      </w:r>
      <w:r w:rsidRPr="00174A98">
        <w:t>.</w:t>
      </w:r>
    </w:p>
    <w:p w:rsidR="007A4FB5" w:rsidRPr="00D74150" w:rsidRDefault="007A4FB5" w:rsidP="007A4FB5">
      <w:pPr>
        <w:pStyle w:val="Heading2v2"/>
        <w:ind w:hanging="567"/>
        <w:rPr>
          <w:rFonts w:eastAsia="Times New Roman"/>
          <w:bCs/>
          <w:lang w:eastAsia="ru-RU"/>
        </w:rPr>
      </w:pPr>
      <w:bookmarkStart w:id="92" w:name="_Toc234250479"/>
      <w:r w:rsidRPr="007A4FB5">
        <w:rPr>
          <w:rFonts w:eastAsia="Times New Roman"/>
          <w:bCs/>
          <w:lang w:eastAsia="ru-RU"/>
        </w:rPr>
        <w:t>Конфиденциальная беседа</w:t>
      </w:r>
      <w:bookmarkEnd w:id="92"/>
    </w:p>
    <w:p w:rsidR="007A4FB5" w:rsidRPr="00400EDA" w:rsidRDefault="00400EDA" w:rsidP="007A4FB5">
      <w:pPr>
        <w:tabs>
          <w:tab w:val="left" w:pos="1029"/>
        </w:tabs>
        <w:ind w:left="360"/>
        <w:rPr>
          <w:lang w:eastAsia="ru-RU"/>
        </w:rPr>
      </w:pPr>
      <w:r>
        <w:rPr>
          <w:lang w:eastAsia="ru-RU"/>
        </w:rPr>
        <w:t xml:space="preserve">Раздел предоставляет доступ к </w:t>
      </w:r>
      <w:r w:rsidR="00CE67FE">
        <w:rPr>
          <w:lang w:eastAsia="ru-RU"/>
        </w:rPr>
        <w:t xml:space="preserve">активации </w:t>
      </w:r>
      <w:r>
        <w:rPr>
          <w:lang w:eastAsia="ru-RU"/>
        </w:rPr>
        <w:t xml:space="preserve">функции </w:t>
      </w:r>
      <w:r>
        <w:rPr>
          <w:lang w:val="en-US" w:eastAsia="ru-RU"/>
        </w:rPr>
        <w:t>OTR</w:t>
      </w:r>
      <w:r w:rsidRPr="00400EDA">
        <w:rPr>
          <w:lang w:eastAsia="ru-RU"/>
        </w:rPr>
        <w:t xml:space="preserve"> для п</w:t>
      </w:r>
      <w:r w:rsidR="008C2A08">
        <w:rPr>
          <w:lang w:eastAsia="ru-RU"/>
        </w:rPr>
        <w:t xml:space="preserve">ередачи личных сообщений между </w:t>
      </w:r>
      <w:r w:rsidRPr="00400EDA">
        <w:rPr>
          <w:lang w:eastAsia="ru-RU"/>
        </w:rPr>
        <w:t xml:space="preserve"> пользователями. Сообщения OTR не записываются на сервере. Передача зашифрованных сообщений осуществляется </w:t>
      </w:r>
      <w:r w:rsidR="008C2A08">
        <w:rPr>
          <w:lang w:eastAsia="ru-RU"/>
        </w:rPr>
        <w:t xml:space="preserve">между </w:t>
      </w:r>
      <w:r>
        <w:rPr>
          <w:lang w:eastAsia="ru-RU"/>
        </w:rPr>
        <w:t>пользователями напрямую</w:t>
      </w:r>
      <w:r w:rsidR="007A4FB5" w:rsidRPr="00EB16AB">
        <w:rPr>
          <w:lang w:eastAsia="ru-RU"/>
        </w:rPr>
        <w:t>.</w:t>
      </w:r>
      <w:r w:rsidRPr="00400EDA">
        <w:rPr>
          <w:lang w:eastAsia="ru-RU"/>
        </w:rPr>
        <w:t xml:space="preserve"> Чаты без записи безопасны, приватны и исчезают после завершения. </w:t>
      </w:r>
      <w:r>
        <w:rPr>
          <w:lang w:val="en-US" w:eastAsia="ru-RU"/>
        </w:rPr>
        <w:t>OTR</w:t>
      </w:r>
      <w:r w:rsidRPr="001526A1">
        <w:rPr>
          <w:lang w:eastAsia="ru-RU"/>
        </w:rPr>
        <w:t xml:space="preserve"> </w:t>
      </w:r>
      <w:r>
        <w:rPr>
          <w:lang w:eastAsia="ru-RU"/>
        </w:rPr>
        <w:t>сообщения доступны пользователям с соответствующими правами и ролью</w:t>
      </w:r>
      <w:r w:rsidR="001526A1">
        <w:rPr>
          <w:lang w:eastAsia="ru-RU"/>
        </w:rPr>
        <w:t xml:space="preserve"> в рабочем пространстве</w:t>
      </w:r>
      <w:r>
        <w:rPr>
          <w:lang w:eastAsia="ru-RU"/>
        </w:rPr>
        <w:t>.</w:t>
      </w:r>
    </w:p>
    <w:p w:rsidR="00CE67FE" w:rsidRPr="00D74150" w:rsidRDefault="007B547D" w:rsidP="00CE67FE">
      <w:pPr>
        <w:pStyle w:val="Heading2v2"/>
        <w:ind w:hanging="567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 </w:t>
      </w:r>
      <w:bookmarkStart w:id="93" w:name="_Toc234250480"/>
      <w:r w:rsidR="00CE67FE">
        <w:rPr>
          <w:rFonts w:eastAsia="Times New Roman"/>
          <w:bCs/>
          <w:lang w:eastAsia="ru-RU"/>
        </w:rPr>
        <w:t>Логи</w:t>
      </w:r>
      <w:bookmarkEnd w:id="93"/>
    </w:p>
    <w:p w:rsidR="00CE67FE" w:rsidRPr="00400EDA" w:rsidRDefault="00906A2F" w:rsidP="00CE67FE">
      <w:pPr>
        <w:tabs>
          <w:tab w:val="left" w:pos="1029"/>
        </w:tabs>
        <w:ind w:left="360"/>
        <w:rPr>
          <w:lang w:eastAsia="ru-RU"/>
        </w:rPr>
      </w:pPr>
      <w:r>
        <w:rPr>
          <w:lang w:eastAsia="ru-RU"/>
        </w:rPr>
        <w:t>Логи -</w:t>
      </w:r>
      <w:r w:rsidR="00CE67FE">
        <w:rPr>
          <w:lang w:eastAsia="ru-RU"/>
        </w:rPr>
        <w:t xml:space="preserve"> </w:t>
      </w:r>
      <w:r w:rsidRPr="00906A2F">
        <w:rPr>
          <w:lang w:eastAsia="ru-RU"/>
        </w:rPr>
        <w:t>очень полезный способ детального мониторинга действий в рабочей области. Они также могут быть очень полезны для отл</w:t>
      </w:r>
      <w:r w:rsidR="000A40F2">
        <w:rPr>
          <w:lang w:eastAsia="ru-RU"/>
        </w:rPr>
        <w:t>адки в случае сбоев или ошибок.</w:t>
      </w:r>
    </w:p>
    <w:p w:rsidR="007A4FB5" w:rsidRDefault="008C4C81" w:rsidP="007A4FB5">
      <w:pPr>
        <w:tabs>
          <w:tab w:val="left" w:pos="1029"/>
        </w:tabs>
        <w:ind w:left="360"/>
        <w:rPr>
          <w:lang w:eastAsia="ru-RU"/>
        </w:rPr>
      </w:pPr>
      <w:r w:rsidRPr="008C4C81">
        <w:rPr>
          <w:lang w:eastAsia="ru-RU"/>
        </w:rPr>
        <w:t>Чтобы получить доступ к этой странице, перейдите в </w:t>
      </w:r>
      <w:r w:rsidRPr="008C4C81">
        <w:rPr>
          <w:b/>
          <w:bCs/>
          <w:lang w:eastAsia="ru-RU"/>
        </w:rPr>
        <w:t>Администрирование</w:t>
      </w:r>
      <w:r>
        <w:rPr>
          <w:lang w:eastAsia="ru-RU"/>
        </w:rPr>
        <w:t> &gt;</w:t>
      </w:r>
      <w:r w:rsidRPr="008C4C81">
        <w:rPr>
          <w:b/>
          <w:bCs/>
          <w:lang w:eastAsia="ru-RU"/>
        </w:rPr>
        <w:t xml:space="preserve"> Настройки</w:t>
      </w:r>
      <w:r w:rsidRPr="008C4C81">
        <w:rPr>
          <w:lang w:eastAsia="ru-RU"/>
        </w:rPr>
        <w:t> &gt; </w:t>
      </w:r>
      <w:r>
        <w:rPr>
          <w:b/>
          <w:bCs/>
          <w:lang w:eastAsia="ru-RU"/>
        </w:rPr>
        <w:t>Логи</w:t>
      </w:r>
      <w:r w:rsidRPr="008C4C81">
        <w:rPr>
          <w:lang w:eastAsia="ru-RU"/>
        </w:rPr>
        <w:t xml:space="preserve">. </w:t>
      </w:r>
      <w:r w:rsidR="002E1D97">
        <w:rPr>
          <w:lang w:eastAsia="ru-RU"/>
        </w:rPr>
        <w:t>Доступны</w:t>
      </w:r>
      <w:r w:rsidRPr="008C4C81">
        <w:rPr>
          <w:lang w:eastAsia="ru-RU"/>
        </w:rPr>
        <w:t xml:space="preserve"> следующие настройки:</w:t>
      </w:r>
    </w:p>
    <w:tbl>
      <w:tblPr>
        <w:tblStyle w:val="af1"/>
        <w:tblW w:w="9634" w:type="dxa"/>
        <w:tblLook w:val="04A0" w:firstRow="1" w:lastRow="0" w:firstColumn="1" w:lastColumn="0" w:noHBand="0" w:noVBand="1"/>
      </w:tblPr>
      <w:tblGrid>
        <w:gridCol w:w="3256"/>
        <w:gridCol w:w="6378"/>
      </w:tblGrid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b/>
                <w:bCs/>
                <w:lang w:eastAsia="ru-RU"/>
              </w:rPr>
            </w:pPr>
            <w:r w:rsidRPr="00310AFA">
              <w:rPr>
                <w:b/>
                <w:bCs/>
                <w:lang w:eastAsia="ru-RU"/>
              </w:rPr>
              <w:t>Поле</w:t>
            </w:r>
          </w:p>
        </w:tc>
        <w:tc>
          <w:tcPr>
            <w:tcW w:w="6378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b/>
                <w:bCs/>
                <w:lang w:eastAsia="ru-RU"/>
              </w:rPr>
            </w:pPr>
            <w:r w:rsidRPr="00310AFA">
              <w:rPr>
                <w:b/>
                <w:bCs/>
                <w:lang w:eastAsia="ru-RU"/>
              </w:rPr>
              <w:t>Описание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AA1EE5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AA1EE5">
              <w:rPr>
                <w:b/>
                <w:bCs/>
                <w:lang w:eastAsia="ru-RU"/>
              </w:rPr>
              <w:t>Уровень логирования</w:t>
            </w:r>
          </w:p>
        </w:tc>
        <w:tc>
          <w:tcPr>
            <w:tcW w:w="6378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>В раскрывающемся меню выберите уровень журналов для получения. Возможны следующие варианты:</w:t>
            </w:r>
          </w:p>
          <w:p w:rsidR="00310AFA" w:rsidRPr="00310AFA" w:rsidRDefault="00310AFA" w:rsidP="00ED345B">
            <w:pPr>
              <w:numPr>
                <w:ilvl w:val="0"/>
                <w:numId w:val="56"/>
              </w:numPr>
              <w:tabs>
                <w:tab w:val="left" w:pos="1029"/>
              </w:tabs>
              <w:spacing w:after="160" w:line="259" w:lineRule="auto"/>
              <w:rPr>
                <w:lang w:eastAsia="ru-RU"/>
              </w:rPr>
            </w:pPr>
            <w:r w:rsidRPr="00310AFA">
              <w:rPr>
                <w:b/>
                <w:bCs/>
                <w:lang w:eastAsia="ru-RU"/>
              </w:rPr>
              <w:t>0 — Только ошибки</w:t>
            </w:r>
            <w:r w:rsidRPr="00310AFA">
              <w:rPr>
                <w:lang w:eastAsia="ru-RU"/>
              </w:rPr>
              <w:t>: отображает только ошибки.</w:t>
            </w:r>
          </w:p>
          <w:p w:rsidR="00310AFA" w:rsidRPr="00310AFA" w:rsidRDefault="00310AFA" w:rsidP="00ED345B">
            <w:pPr>
              <w:numPr>
                <w:ilvl w:val="0"/>
                <w:numId w:val="56"/>
              </w:numPr>
              <w:tabs>
                <w:tab w:val="left" w:pos="1029"/>
              </w:tabs>
              <w:spacing w:after="160" w:line="259" w:lineRule="auto"/>
              <w:rPr>
                <w:lang w:eastAsia="ru-RU"/>
              </w:rPr>
            </w:pPr>
            <w:r w:rsidRPr="00310AFA">
              <w:rPr>
                <w:b/>
                <w:bCs/>
                <w:lang w:eastAsia="ru-RU"/>
              </w:rPr>
              <w:t>1 — Ошибки и информация</w:t>
            </w:r>
            <w:r w:rsidRPr="00310AFA">
              <w:rPr>
                <w:lang w:eastAsia="ru-RU"/>
              </w:rPr>
              <w:t>: отображает различные действия и ошибки в рабочей области.</w:t>
            </w:r>
          </w:p>
          <w:p w:rsidR="00310AFA" w:rsidRPr="00310AFA" w:rsidRDefault="00310AFA" w:rsidP="00ED345B">
            <w:pPr>
              <w:numPr>
                <w:ilvl w:val="0"/>
                <w:numId w:val="56"/>
              </w:numPr>
              <w:tabs>
                <w:tab w:val="left" w:pos="1029"/>
              </w:tabs>
              <w:spacing w:after="160" w:line="259" w:lineRule="auto"/>
              <w:rPr>
                <w:lang w:eastAsia="ru-RU"/>
              </w:rPr>
            </w:pPr>
            <w:r w:rsidRPr="00310AFA">
              <w:rPr>
                <w:b/>
                <w:bCs/>
                <w:lang w:eastAsia="ru-RU"/>
              </w:rPr>
              <w:t>2 — Ошибки, информация и отладка</w:t>
            </w:r>
            <w:r w:rsidRPr="00310AFA">
              <w:rPr>
                <w:lang w:eastAsia="ru-RU"/>
              </w:rPr>
              <w:t xml:space="preserve"> : отображает </w:t>
            </w:r>
            <w:r w:rsidR="00AA1EE5">
              <w:rPr>
                <w:lang w:eastAsia="ru-RU"/>
              </w:rPr>
              <w:t xml:space="preserve">общие </w:t>
            </w:r>
            <w:r w:rsidRPr="00310AFA">
              <w:rPr>
                <w:lang w:eastAsia="ru-RU"/>
              </w:rPr>
              <w:t>сведения об отладке.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7218C7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7218C7">
              <w:rPr>
                <w:b/>
                <w:bCs/>
                <w:lang w:eastAsia="ru-RU"/>
              </w:rPr>
              <w:t>Лимит строк</w:t>
            </w:r>
          </w:p>
        </w:tc>
        <w:tc>
          <w:tcPr>
            <w:tcW w:w="6378" w:type="dxa"/>
            <w:hideMark/>
          </w:tcPr>
          <w:p w:rsidR="00310AFA" w:rsidRPr="00310AFA" w:rsidRDefault="00310AFA" w:rsidP="007218C7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 xml:space="preserve">Введите число, чтобы ограничить количество отображаемых </w:t>
            </w:r>
            <w:r w:rsidR="007218C7">
              <w:rPr>
                <w:lang w:eastAsia="ru-RU"/>
              </w:rPr>
              <w:t>строк журнала</w:t>
            </w:r>
            <w:r w:rsidRPr="00310AFA">
              <w:rPr>
                <w:lang w:eastAsia="ru-RU"/>
              </w:rPr>
              <w:t>.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3C23EB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C23EB">
              <w:rPr>
                <w:b/>
                <w:bCs/>
                <w:lang w:eastAsia="ru-RU"/>
              </w:rPr>
              <w:t>Фильтр метода трассировки</w:t>
            </w:r>
          </w:p>
        </w:tc>
        <w:tc>
          <w:tcPr>
            <w:tcW w:w="6378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>Включите эту опцию, чтобы отслеживать каждый вызов метода</w:t>
            </w:r>
            <w:r w:rsidR="003C23EB">
              <w:rPr>
                <w:lang w:eastAsia="ru-RU"/>
              </w:rPr>
              <w:t xml:space="preserve"> через </w:t>
            </w:r>
            <w:r w:rsidR="003C23EB">
              <w:rPr>
                <w:lang w:val="en-US" w:eastAsia="ru-RU"/>
              </w:rPr>
              <w:t>RegExp</w:t>
            </w:r>
            <w:r w:rsidR="003C23EB" w:rsidRPr="003C23EB">
              <w:rPr>
                <w:lang w:eastAsia="ru-RU"/>
              </w:rPr>
              <w:t xml:space="preserve"> </w:t>
            </w:r>
            <w:r w:rsidR="003C23EB">
              <w:rPr>
                <w:lang w:eastAsia="ru-RU"/>
              </w:rPr>
              <w:t>выражение</w:t>
            </w:r>
            <w:r w:rsidRPr="00310AFA">
              <w:rPr>
                <w:lang w:eastAsia="ru-RU"/>
              </w:rPr>
              <w:t>.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b/>
                <w:bCs/>
                <w:lang w:eastAsia="ru-RU"/>
              </w:rPr>
              <w:t>Фильтр метода трассировки</w:t>
            </w:r>
          </w:p>
        </w:tc>
        <w:tc>
          <w:tcPr>
            <w:tcW w:w="6378" w:type="dxa"/>
            <w:hideMark/>
          </w:tcPr>
          <w:p w:rsidR="00310AFA" w:rsidRPr="00310AFA" w:rsidRDefault="00310AFA" w:rsidP="00770B68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>Введите определенный текст для фильтрации отслеживаемых вызовов методов. Текст здесь оценивается как регулярное выражение RegExp. Оставьте его пустым, чтобы отобразить трассировку каждого вызова.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CA6875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CA6875">
              <w:rPr>
                <w:b/>
                <w:bCs/>
                <w:lang w:eastAsia="ru-RU"/>
              </w:rPr>
              <w:t>Запросы подписки на трассировку</w:t>
            </w:r>
          </w:p>
        </w:tc>
        <w:tc>
          <w:tcPr>
            <w:tcW w:w="6378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>Включите эту опцию, чтобы отслеживать каждый вызов по подписке.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CA6875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CA6875">
              <w:rPr>
                <w:b/>
                <w:bCs/>
                <w:lang w:eastAsia="ru-RU"/>
              </w:rPr>
              <w:t>Фильтр подписки на трассировку</w:t>
            </w:r>
          </w:p>
        </w:tc>
        <w:tc>
          <w:tcPr>
            <w:tcW w:w="6378" w:type="dxa"/>
            <w:hideMark/>
          </w:tcPr>
          <w:p w:rsidR="00310AFA" w:rsidRPr="00310AFA" w:rsidRDefault="00310AFA" w:rsidP="00CA6875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>Введите определенный текст для фильтрации отслеживаемых вызовов подписки. Текст здесь оценивается как регулярное выражение RegExp. Оставьте его пустым, чтобы отобразить трассировку каждого вызова.</w:t>
            </w:r>
          </w:p>
        </w:tc>
      </w:tr>
      <w:tr w:rsidR="00310AFA" w:rsidRPr="00310AFA" w:rsidTr="00310AFA">
        <w:trPr>
          <w:trHeight w:val="600"/>
        </w:trPr>
        <w:tc>
          <w:tcPr>
            <w:tcW w:w="3256" w:type="dxa"/>
            <w:hideMark/>
          </w:tcPr>
          <w:p w:rsidR="00310AFA" w:rsidRPr="00310AFA" w:rsidRDefault="00A22A4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A22A4A">
              <w:rPr>
                <w:b/>
                <w:bCs/>
                <w:lang w:eastAsia="ru-RU"/>
              </w:rPr>
              <w:lastRenderedPageBreak/>
              <w:t>Логировать исключения на канале</w:t>
            </w:r>
          </w:p>
        </w:tc>
        <w:tc>
          <w:tcPr>
            <w:tcW w:w="6378" w:type="dxa"/>
            <w:hideMark/>
          </w:tcPr>
          <w:p w:rsidR="00310AFA" w:rsidRPr="00310AFA" w:rsidRDefault="00310AFA" w:rsidP="00310AFA">
            <w:pPr>
              <w:tabs>
                <w:tab w:val="left" w:pos="1029"/>
              </w:tabs>
              <w:spacing w:after="160" w:line="259" w:lineRule="auto"/>
              <w:ind w:left="360"/>
              <w:rPr>
                <w:lang w:eastAsia="ru-RU"/>
              </w:rPr>
            </w:pPr>
            <w:r w:rsidRPr="00310AFA">
              <w:rPr>
                <w:lang w:eastAsia="ru-RU"/>
              </w:rPr>
              <w:t xml:space="preserve">Введите имя существующего канала, </w:t>
            </w:r>
            <w:r w:rsidR="00A22A4A" w:rsidRPr="00A22A4A">
              <w:rPr>
                <w:lang w:eastAsia="ru-RU"/>
              </w:rPr>
              <w:t>который получит все захваченные исключения. Оставьте пустым, чтобы игнорировать исключения.</w:t>
            </w:r>
          </w:p>
        </w:tc>
      </w:tr>
    </w:tbl>
    <w:p w:rsidR="002E1D97" w:rsidRDefault="002E1D97" w:rsidP="007A4FB5">
      <w:pPr>
        <w:tabs>
          <w:tab w:val="left" w:pos="1029"/>
        </w:tabs>
        <w:ind w:left="360"/>
        <w:rPr>
          <w:lang w:eastAsia="ru-RU"/>
        </w:rPr>
      </w:pPr>
    </w:p>
    <w:p w:rsidR="007014A9" w:rsidRDefault="007014A9" w:rsidP="003E0FCE">
      <w:pPr>
        <w:ind w:firstLine="708"/>
      </w:pPr>
    </w:p>
    <w:p w:rsidR="007014A9" w:rsidRDefault="007014A9" w:rsidP="007014A9">
      <w:pPr>
        <w:pStyle w:val="Heading2v2"/>
        <w:numPr>
          <w:ilvl w:val="1"/>
          <w:numId w:val="39"/>
        </w:numPr>
        <w:ind w:left="1134" w:hanging="567"/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</w:pPr>
      <w:bookmarkStart w:id="94" w:name="_Toc234250481"/>
      <w:r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Настройка </w:t>
      </w:r>
      <w:r w:rsidR="0012384E">
        <w:rPr>
          <w:rFonts w:eastAsia="Times New Roman"/>
          <w:bCs/>
          <w:color w:val="1F4E79" w:themeColor="accent1" w:themeShade="80"/>
          <w:sz w:val="40"/>
          <w:szCs w:val="40"/>
          <w:lang w:eastAsia="ru-RU"/>
        </w:rPr>
        <w:t xml:space="preserve">выдачи логов в формате </w:t>
      </w:r>
      <w:r w:rsidR="0012384E">
        <w:rPr>
          <w:rFonts w:eastAsia="Times New Roman"/>
          <w:bCs/>
          <w:color w:val="1F4E79" w:themeColor="accent1" w:themeShade="80"/>
          <w:sz w:val="40"/>
          <w:szCs w:val="40"/>
          <w:lang w:val="en-US" w:eastAsia="ru-RU"/>
        </w:rPr>
        <w:t>Prometheus</w:t>
      </w:r>
      <w:bookmarkEnd w:id="94"/>
    </w:p>
    <w:p w:rsidR="0012384E" w:rsidRPr="0012384E" w:rsidRDefault="0012384E" w:rsidP="0012384E">
      <w:pPr>
        <w:tabs>
          <w:tab w:val="left" w:pos="1245"/>
        </w:tabs>
      </w:pPr>
      <w:r w:rsidRPr="0012384E">
        <w:t xml:space="preserve">Если вы </w:t>
      </w:r>
      <w:r w:rsidR="00B349A6">
        <w:t>используете</w:t>
      </w:r>
      <w:r w:rsidRPr="0012384E">
        <w:t xml:space="preserve"> сервер Prometheus для мониторинга, вы можете интегрировать его с </w:t>
      </w:r>
      <w:r w:rsidR="00B349A6">
        <w:rPr>
          <w:lang w:val="en-US"/>
        </w:rPr>
        <w:t>UnicChat</w:t>
      </w:r>
      <w:r w:rsidRPr="0012384E">
        <w:t>. На странице </w:t>
      </w:r>
      <w:r w:rsidR="00B349A6">
        <w:rPr>
          <w:b/>
          <w:bCs/>
        </w:rPr>
        <w:t>Логи</w:t>
      </w:r>
      <w:r w:rsidRPr="0012384E">
        <w:t xml:space="preserve"> рабочей области </w:t>
      </w:r>
      <w:r w:rsidR="00B349A6">
        <w:t>задайте</w:t>
      </w:r>
      <w:r w:rsidRPr="0012384E">
        <w:t xml:space="preserve"> следующие настройки:</w:t>
      </w:r>
    </w:p>
    <w:p w:rsidR="0012384E" w:rsidRPr="0012384E" w:rsidRDefault="0012384E" w:rsidP="00ED345B">
      <w:pPr>
        <w:numPr>
          <w:ilvl w:val="0"/>
          <w:numId w:val="57"/>
        </w:numPr>
        <w:tabs>
          <w:tab w:val="left" w:pos="1245"/>
        </w:tabs>
      </w:pPr>
      <w:r w:rsidRPr="0012384E">
        <w:rPr>
          <w:b/>
          <w:bCs/>
        </w:rPr>
        <w:t>Включить</w:t>
      </w:r>
      <w:r w:rsidRPr="0012384E">
        <w:t>: включите эту опцию, чтобы активировать мониторинг Prometheus.</w:t>
      </w:r>
    </w:p>
    <w:p w:rsidR="0012384E" w:rsidRPr="0012384E" w:rsidRDefault="0012384E" w:rsidP="00ED345B">
      <w:pPr>
        <w:numPr>
          <w:ilvl w:val="0"/>
          <w:numId w:val="57"/>
        </w:numPr>
        <w:tabs>
          <w:tab w:val="left" w:pos="1245"/>
        </w:tabs>
      </w:pPr>
      <w:r w:rsidRPr="0012384E">
        <w:rPr>
          <w:b/>
          <w:bCs/>
        </w:rPr>
        <w:t>Порт</w:t>
      </w:r>
      <w:r w:rsidRPr="0012384E">
        <w:t>: Порт для прослушивания.</w:t>
      </w:r>
    </w:p>
    <w:p w:rsidR="0012384E" w:rsidRPr="0012384E" w:rsidRDefault="0012384E" w:rsidP="00ED345B">
      <w:pPr>
        <w:numPr>
          <w:ilvl w:val="0"/>
          <w:numId w:val="57"/>
        </w:numPr>
        <w:tabs>
          <w:tab w:val="left" w:pos="1245"/>
        </w:tabs>
      </w:pPr>
      <w:r w:rsidRPr="0012384E">
        <w:rPr>
          <w:b/>
          <w:bCs/>
        </w:rPr>
        <w:t>Интервал сброса (мс)</w:t>
      </w:r>
      <w:r w:rsidRPr="0012384E">
        <w:t>: введите время (в миллисекундах), через которое следует сбросить соединение.</w:t>
      </w:r>
    </w:p>
    <w:p w:rsidR="0012384E" w:rsidRPr="0012384E" w:rsidRDefault="0012384E" w:rsidP="00ED345B">
      <w:pPr>
        <w:numPr>
          <w:ilvl w:val="0"/>
          <w:numId w:val="57"/>
        </w:numPr>
        <w:tabs>
          <w:tab w:val="left" w:pos="1245"/>
        </w:tabs>
      </w:pPr>
      <w:r w:rsidRPr="0012384E">
        <w:rPr>
          <w:b/>
          <w:bCs/>
        </w:rPr>
        <w:t>Сборка NodeJS GC</w:t>
      </w:r>
      <w:r w:rsidRPr="0012384E">
        <w:t>: если эта опция включена, активируется сборщик NodeJS.</w:t>
      </w:r>
    </w:p>
    <w:p w:rsidR="00C26D9F" w:rsidRPr="00D47B9F" w:rsidRDefault="0012384E" w:rsidP="00D47B9F">
      <w:pPr>
        <w:numPr>
          <w:ilvl w:val="0"/>
          <w:numId w:val="57"/>
        </w:numPr>
        <w:tabs>
          <w:tab w:val="left" w:pos="1245"/>
        </w:tabs>
      </w:pPr>
      <w:r w:rsidRPr="0012384E">
        <w:rPr>
          <w:b/>
          <w:bCs/>
        </w:rPr>
        <w:t xml:space="preserve">API: Отслеживать </w:t>
      </w:r>
      <w:r w:rsidR="00CF4D9E" w:rsidRPr="00CF4D9E">
        <w:rPr>
          <w:b/>
          <w:bCs/>
        </w:rPr>
        <w:t>User Agent</w:t>
      </w:r>
      <w:r w:rsidRPr="0012384E">
        <w:t>: если эта опция включена, отслеживаются вызовы API агента пользователя.</w:t>
      </w:r>
    </w:p>
    <w:p w:rsidR="00C26D9F" w:rsidRPr="00D74150" w:rsidRDefault="00C26D9F" w:rsidP="00C26D9F">
      <w:pPr>
        <w:pStyle w:val="Heading2v2"/>
        <w:ind w:hanging="567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 xml:space="preserve"> </w:t>
      </w:r>
      <w:bookmarkStart w:id="95" w:name="_Toc234250482"/>
      <w:r>
        <w:rPr>
          <w:rFonts w:eastAsia="Times New Roman"/>
          <w:bCs/>
          <w:lang w:eastAsia="ru-RU"/>
        </w:rPr>
        <w:t>Мобильные устройства</w:t>
      </w:r>
      <w:bookmarkEnd w:id="95"/>
    </w:p>
    <w:p w:rsidR="007014A9" w:rsidRDefault="00974383" w:rsidP="00974383">
      <w:pPr>
        <w:tabs>
          <w:tab w:val="left" w:pos="1245"/>
        </w:tabs>
        <w:ind w:firstLine="708"/>
        <w:rPr>
          <w:lang w:eastAsia="ru-RU"/>
        </w:rPr>
      </w:pPr>
      <w:r w:rsidRPr="00974383">
        <w:rPr>
          <w:lang w:eastAsia="ru-RU"/>
        </w:rPr>
        <w:t>Определите поведение для подключения к рабочему пространству с мобильных устройств</w:t>
      </w:r>
      <w:r w:rsidR="005623C7" w:rsidRPr="005623C7">
        <w:rPr>
          <w:lang w:eastAsia="ru-RU"/>
        </w:rPr>
        <w:t>:</w:t>
      </w:r>
    </w:p>
    <w:p w:rsidR="005623C7" w:rsidRPr="005623C7" w:rsidRDefault="005623C7" w:rsidP="00ED345B">
      <w:pPr>
        <w:numPr>
          <w:ilvl w:val="0"/>
          <w:numId w:val="58"/>
        </w:numPr>
        <w:tabs>
          <w:tab w:val="num" w:pos="720"/>
          <w:tab w:val="left" w:pos="1245"/>
        </w:tabs>
      </w:pPr>
      <w:r w:rsidRPr="005623C7">
        <w:rPr>
          <w:b/>
          <w:bCs/>
        </w:rPr>
        <w:t>Разрешить сохранять медиа данные в галерее</w:t>
      </w:r>
      <w:r w:rsidRPr="005623C7">
        <w:t xml:space="preserve">: </w:t>
      </w:r>
      <w:r>
        <w:t xml:space="preserve">включение позволяет пользователям сохранять разрешённые типы медиа-файлов на мобильном устройстве с использованием мобильных клиентов </w:t>
      </w:r>
      <w:r>
        <w:rPr>
          <w:lang w:val="en-US"/>
        </w:rPr>
        <w:t>UnicChat</w:t>
      </w:r>
      <w:r w:rsidRPr="005623C7">
        <w:t>.</w:t>
      </w:r>
    </w:p>
    <w:p w:rsidR="005623C7" w:rsidRPr="005D4992" w:rsidRDefault="005D4992" w:rsidP="00ED345B">
      <w:pPr>
        <w:numPr>
          <w:ilvl w:val="0"/>
          <w:numId w:val="58"/>
        </w:numPr>
        <w:tabs>
          <w:tab w:val="num" w:pos="720"/>
          <w:tab w:val="left" w:pos="1245"/>
        </w:tabs>
      </w:pPr>
      <w:r w:rsidRPr="005D4992">
        <w:rPr>
          <w:b/>
          <w:bCs/>
        </w:rPr>
        <w:t>Форсировать блокировку экрана</w:t>
      </w:r>
      <w:r w:rsidR="005623C7" w:rsidRPr="005D4992">
        <w:t xml:space="preserve">: </w:t>
      </w:r>
      <w:r w:rsidRPr="005D4992">
        <w:t xml:space="preserve">Когда эта функция включена, </w:t>
      </w:r>
      <w:r w:rsidR="00944A0B">
        <w:t xml:space="preserve">пользователи мобильных клиентов </w:t>
      </w:r>
      <w:r w:rsidR="00944A0B">
        <w:rPr>
          <w:lang w:val="en-US"/>
        </w:rPr>
        <w:t>UnicChat</w:t>
      </w:r>
      <w:r w:rsidR="00944A0B" w:rsidRPr="00944A0B">
        <w:t xml:space="preserve"> </w:t>
      </w:r>
      <w:r w:rsidR="00944A0B">
        <w:t xml:space="preserve">вашего рабочего пространства буду обязаны </w:t>
      </w:r>
      <w:r w:rsidRPr="005D4992">
        <w:t>использовать PIN/BIOMETRY/FACEID для разблокировки приложения.</w:t>
      </w:r>
    </w:p>
    <w:p w:rsidR="005623C7" w:rsidRDefault="00B1280B" w:rsidP="00ED345B">
      <w:pPr>
        <w:numPr>
          <w:ilvl w:val="0"/>
          <w:numId w:val="58"/>
        </w:numPr>
        <w:tabs>
          <w:tab w:val="num" w:pos="720"/>
          <w:tab w:val="left" w:pos="1245"/>
        </w:tabs>
      </w:pPr>
      <w:r w:rsidRPr="00B1280B">
        <w:rPr>
          <w:b/>
          <w:bCs/>
        </w:rPr>
        <w:t xml:space="preserve">Форсировать блокировку экрана после: </w:t>
      </w:r>
      <w:r w:rsidRPr="00B1280B">
        <w:t>Время для повторного запроса пароля после окончания последнего сеанса, в секундах.</w:t>
      </w:r>
    </w:p>
    <w:p w:rsidR="00C26D9F" w:rsidRDefault="00C26D9F" w:rsidP="00C26D9F">
      <w:pPr>
        <w:tabs>
          <w:tab w:val="left" w:pos="1245"/>
        </w:tabs>
      </w:pPr>
    </w:p>
    <w:p w:rsidR="00F02ABD" w:rsidRDefault="00F02ABD"/>
    <w:p w:rsidR="00F12227" w:rsidRDefault="00E04207">
      <w:pPr>
        <w:pStyle w:val="Heading2v2"/>
      </w:pPr>
      <w:bookmarkStart w:id="96" w:name="sec014"/>
      <w:bookmarkStart w:id="97" w:name="_Toc234250483"/>
      <w:r>
        <w:t>Учетные записи и регистрация</w:t>
      </w:r>
      <w:bookmarkEnd w:id="96"/>
      <w:bookmarkEnd w:id="97"/>
    </w:p>
    <w:p w:rsidR="00F12227" w:rsidRPr="0014164A" w:rsidRDefault="00E04207">
      <w:r w:rsidRPr="0014164A">
        <w:rPr>
          <w:rFonts w:cs="Arial"/>
        </w:rPr>
        <w:t>Раздел «Учетные записи» определяет правила локальной аутентификации, регистрации, подтверждения электронной почты, политики паролей, блокировки после ошибок входа, журналирования входов и двухфакторной аутентификации.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2227" w:rsidRPr="0014164A">
        <w:tc>
          <w:tcPr>
            <w:tcW w:w="102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F12227" w:rsidRPr="0014164A" w:rsidRDefault="00E04207">
            <w:r w:rsidRPr="0014164A">
              <w:rPr>
                <w:rFonts w:ascii="Arial" w:hAnsi="Arial" w:cs="Arial"/>
                <w:b/>
                <w:color w:val="000000"/>
                <w:sz w:val="18"/>
              </w:rPr>
              <w:t xml:space="preserve">Важно. 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Изменение правил регистрации, паролей и аутентификации может заблокировать вход части пользователей. Перед применением проверьте сценарии локального входа, входа через </w:t>
            </w:r>
            <w:r>
              <w:rPr>
                <w:rFonts w:ascii="Arial" w:hAnsi="Arial" w:cs="Arial"/>
                <w:color w:val="000000"/>
                <w:sz w:val="18"/>
              </w:rPr>
              <w:t>SSO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 восстановления доступа.</w:t>
            </w:r>
          </w:p>
        </w:tc>
      </w:tr>
    </w:tbl>
    <w:p w:rsidR="00F12227" w:rsidRPr="0014164A" w:rsidRDefault="0065221C"/>
    <w:p w:rsidR="00F02ABD" w:rsidRDefault="00F02ABD"/>
    <w:p w:rsidR="00F12227" w:rsidRDefault="00E04207">
      <w:pPr>
        <w:pStyle w:val="Heading2v2"/>
      </w:pPr>
      <w:bookmarkStart w:id="98" w:name="sec019"/>
      <w:bookmarkStart w:id="99" w:name="_Toc234250484"/>
      <w:r>
        <w:lastRenderedPageBreak/>
        <w:t>Аутентификация и каталоги пользователей</w:t>
      </w:r>
      <w:bookmarkEnd w:id="98"/>
      <w:bookmarkEnd w:id="99"/>
    </w:p>
    <w:p w:rsidR="00F12227" w:rsidRDefault="00E04207">
      <w:pPr>
        <w:pStyle w:val="Heading2v2"/>
      </w:pPr>
      <w:bookmarkStart w:id="100" w:name="sec020"/>
      <w:bookmarkStart w:id="101" w:name="_Toc234250485"/>
      <w:r>
        <w:t>Протокол LDAP</w:t>
      </w:r>
      <w:bookmarkEnd w:id="100"/>
      <w:bookmarkEnd w:id="101"/>
    </w:p>
    <w:p w:rsidR="00F12227" w:rsidRPr="0014164A" w:rsidRDefault="00E04207">
      <w:r>
        <w:rPr>
          <w:rFonts w:cs="Arial"/>
        </w:rPr>
        <w:t>LDAP</w:t>
      </w:r>
      <w:r w:rsidRPr="0014164A">
        <w:rPr>
          <w:rFonts w:cs="Arial"/>
        </w:rPr>
        <w:t xml:space="preserve"> используется для проверки учетных данных и синхронизации данных пользователей из корпоративного каталога. Последовательность настройки: включить </w:t>
      </w:r>
      <w:r>
        <w:rPr>
          <w:rFonts w:cs="Arial"/>
        </w:rPr>
        <w:t>LDAP</w:t>
      </w:r>
      <w:r w:rsidRPr="0014164A">
        <w:rPr>
          <w:rFonts w:cs="Arial"/>
        </w:rPr>
        <w:t>, указать параметры соединения, настроить поиск пользователей, сопоставление атрибутов и синхронизацию, затем провести тест на ограниченной группе.</w:t>
      </w:r>
    </w:p>
    <w:p w:rsidR="00F12227" w:rsidRPr="0014164A" w:rsidRDefault="00E04207">
      <w:pPr>
        <w:numPr>
          <w:ilvl w:val="0"/>
          <w:numId w:val="3"/>
        </w:numPr>
      </w:pPr>
      <w:r w:rsidRPr="0014164A">
        <w:rPr>
          <w:rFonts w:cs="Arial"/>
        </w:rPr>
        <w:t xml:space="preserve">Подготовьте адрес </w:t>
      </w:r>
      <w:r>
        <w:rPr>
          <w:rFonts w:cs="Arial"/>
        </w:rPr>
        <w:t>LDAP</w:t>
      </w:r>
      <w:r w:rsidRPr="0014164A">
        <w:rPr>
          <w:rFonts w:cs="Arial"/>
        </w:rPr>
        <w:t>/</w:t>
      </w:r>
      <w:r>
        <w:rPr>
          <w:rFonts w:cs="Arial"/>
        </w:rPr>
        <w:t>LDAPS</w:t>
      </w:r>
      <w:r w:rsidRPr="0014164A">
        <w:rPr>
          <w:rFonts w:cs="Arial"/>
        </w:rPr>
        <w:t xml:space="preserve">-сервера, порт, учетную запись технического поиска и доверенную цепочку сертификатов для </w:t>
      </w:r>
      <w:r>
        <w:rPr>
          <w:rFonts w:cs="Arial"/>
        </w:rPr>
        <w:t>LDAPS</w:t>
      </w:r>
      <w:r w:rsidRPr="0014164A">
        <w:rPr>
          <w:rFonts w:cs="Arial"/>
        </w:rPr>
        <w:t>.</w:t>
      </w:r>
    </w:p>
    <w:p w:rsidR="00F12227" w:rsidRPr="0014164A" w:rsidRDefault="00E04207">
      <w:pPr>
        <w:numPr>
          <w:ilvl w:val="0"/>
          <w:numId w:val="3"/>
        </w:numPr>
      </w:pPr>
      <w:r w:rsidRPr="0014164A">
        <w:rPr>
          <w:rFonts w:cs="Arial"/>
        </w:rPr>
        <w:t xml:space="preserve">В разделе «Протокол </w:t>
      </w:r>
      <w:r>
        <w:rPr>
          <w:rFonts w:cs="Arial"/>
        </w:rPr>
        <w:t>LDAP</w:t>
      </w:r>
      <w:r w:rsidRPr="0014164A">
        <w:rPr>
          <w:rFonts w:cs="Arial"/>
        </w:rPr>
        <w:t>» включите интеграцию и заполните параметры соединения.</w:t>
      </w:r>
    </w:p>
    <w:p w:rsidR="00F12227" w:rsidRPr="0014164A" w:rsidRDefault="00E04207">
      <w:pPr>
        <w:numPr>
          <w:ilvl w:val="0"/>
          <w:numId w:val="3"/>
        </w:numPr>
      </w:pPr>
      <w:r w:rsidRPr="0014164A">
        <w:rPr>
          <w:rFonts w:cs="Arial"/>
        </w:rPr>
        <w:t xml:space="preserve">Укажите базовый </w:t>
      </w:r>
      <w:r>
        <w:rPr>
          <w:rFonts w:cs="Arial"/>
        </w:rPr>
        <w:t>DN</w:t>
      </w:r>
      <w:r w:rsidRPr="0014164A">
        <w:rPr>
          <w:rFonts w:cs="Arial"/>
        </w:rPr>
        <w:t>, фильтр пользователей, уникальный идентификатор и поля сопоставления логина, электронной почты и имени.</w:t>
      </w:r>
    </w:p>
    <w:p w:rsidR="00F12227" w:rsidRPr="0014164A" w:rsidRDefault="00E04207">
      <w:pPr>
        <w:numPr>
          <w:ilvl w:val="0"/>
          <w:numId w:val="3"/>
        </w:numPr>
      </w:pPr>
      <w:r w:rsidRPr="0014164A">
        <w:rPr>
          <w:rFonts w:cs="Arial"/>
        </w:rPr>
        <w:t>Проверьте поиск и вход тестового пользователя.</w:t>
      </w:r>
    </w:p>
    <w:p w:rsidR="00F12227" w:rsidRPr="0014164A" w:rsidRDefault="00E04207">
      <w:pPr>
        <w:numPr>
          <w:ilvl w:val="0"/>
          <w:numId w:val="3"/>
        </w:numPr>
      </w:pPr>
      <w:r w:rsidRPr="0014164A">
        <w:rPr>
          <w:rFonts w:cs="Arial"/>
        </w:rPr>
        <w:t>Настройте синхронизацию данных и только затем включайте ее для всей области каталога.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2227">
        <w:tc>
          <w:tcPr>
            <w:tcW w:w="102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F12227" w:rsidRDefault="00E04207">
            <w:r w:rsidRPr="0014164A">
              <w:rPr>
                <w:rFonts w:ascii="Arial" w:hAnsi="Arial" w:cs="Arial"/>
                <w:b/>
                <w:color w:val="000000"/>
                <w:sz w:val="18"/>
              </w:rPr>
              <w:t xml:space="preserve">Важно. 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Неверный фильтр поиска или уникальный идентификатор создают дубли учетных записей либо связывают данные с неверным пользователем. </w:t>
            </w:r>
            <w:r>
              <w:rPr>
                <w:rFonts w:ascii="Arial" w:hAnsi="Arial" w:cs="Arial"/>
                <w:color w:val="000000"/>
                <w:sz w:val="18"/>
              </w:rPr>
              <w:t>Всегда проводите пробную синхронизацию на ограниченной выборке.</w:t>
            </w:r>
          </w:p>
        </w:tc>
      </w:tr>
    </w:tbl>
    <w:p w:rsidR="00F12227" w:rsidRDefault="0065221C"/>
    <w:p w:rsidR="00F12227" w:rsidRDefault="00E04207">
      <w:pPr>
        <w:pStyle w:val="Heading2v2"/>
      </w:pPr>
      <w:bookmarkStart w:id="102" w:name="sec021"/>
      <w:bookmarkStart w:id="103" w:name="_Toc234250486"/>
      <w:r>
        <w:t>OAuth и OpenID Connect</w:t>
      </w:r>
      <w:bookmarkEnd w:id="102"/>
      <w:bookmarkEnd w:id="103"/>
    </w:p>
    <w:p w:rsidR="00F12227" w:rsidRPr="0014164A" w:rsidRDefault="00E04207">
      <w:r w:rsidRPr="0014164A">
        <w:rPr>
          <w:rFonts w:cs="Arial"/>
        </w:rPr>
        <w:t>Раздел «</w:t>
      </w:r>
      <w:r>
        <w:rPr>
          <w:rFonts w:cs="Arial"/>
        </w:rPr>
        <w:t>OAuth</w:t>
      </w:r>
      <w:r w:rsidRPr="0014164A">
        <w:rPr>
          <w:rFonts w:cs="Arial"/>
        </w:rPr>
        <w:t xml:space="preserve">» используется для настройки входа через внешнего провайдера идентификации. Для корпоративного единого входа применяйте </w:t>
      </w:r>
      <w:r>
        <w:rPr>
          <w:rFonts w:cs="Arial"/>
        </w:rPr>
        <w:t>authorization</w:t>
      </w:r>
      <w:r w:rsidRPr="0014164A">
        <w:rPr>
          <w:rFonts w:cs="Arial"/>
        </w:rPr>
        <w:t xml:space="preserve"> </w:t>
      </w:r>
      <w:r>
        <w:rPr>
          <w:rFonts w:cs="Arial"/>
        </w:rPr>
        <w:t>code</w:t>
      </w:r>
      <w:r w:rsidRPr="0014164A">
        <w:rPr>
          <w:rFonts w:cs="Arial"/>
        </w:rPr>
        <w:t xml:space="preserve"> </w:t>
      </w:r>
      <w:r>
        <w:rPr>
          <w:rFonts w:cs="Arial"/>
        </w:rPr>
        <w:t>flow</w:t>
      </w:r>
      <w:r w:rsidRPr="0014164A">
        <w:rPr>
          <w:rFonts w:cs="Arial"/>
        </w:rPr>
        <w:t xml:space="preserve"> и передавайте только необходимые атрибуты: уникальный идентификатор, логин, адрес электронной почты, отображаемое имя и при необходимости группы.</w:t>
      </w:r>
    </w:p>
    <w:p w:rsidR="00F12227" w:rsidRPr="0014164A" w:rsidRDefault="00E04207">
      <w:pPr>
        <w:numPr>
          <w:ilvl w:val="0"/>
          <w:numId w:val="4"/>
        </w:numPr>
      </w:pPr>
      <w:r w:rsidRPr="0014164A">
        <w:rPr>
          <w:rFonts w:cs="Arial"/>
        </w:rPr>
        <w:t xml:space="preserve">Создайте конфиденциальный клиент у провайдера идентификации и зарегистрируйте </w:t>
      </w:r>
      <w:r>
        <w:rPr>
          <w:rFonts w:cs="Arial"/>
        </w:rPr>
        <w:t>redirect</w:t>
      </w:r>
      <w:r w:rsidRPr="0014164A">
        <w:rPr>
          <w:rFonts w:cs="Arial"/>
        </w:rPr>
        <w:t xml:space="preserve"> </w:t>
      </w:r>
      <w:r>
        <w:rPr>
          <w:rFonts w:cs="Arial"/>
        </w:rPr>
        <w:t>URI</w:t>
      </w:r>
      <w:r w:rsidRPr="0014164A">
        <w:rPr>
          <w:rFonts w:cs="Arial"/>
        </w:rPr>
        <w:t xml:space="preserve"> рабочей области.</w:t>
      </w:r>
    </w:p>
    <w:p w:rsidR="00F12227" w:rsidRPr="0014164A" w:rsidRDefault="00E04207">
      <w:pPr>
        <w:numPr>
          <w:ilvl w:val="0"/>
          <w:numId w:val="4"/>
        </w:numPr>
      </w:pPr>
      <w:r w:rsidRPr="0014164A">
        <w:rPr>
          <w:rFonts w:cs="Arial"/>
        </w:rPr>
        <w:t>В разделе «</w:t>
      </w:r>
      <w:r>
        <w:rPr>
          <w:rFonts w:cs="Arial"/>
        </w:rPr>
        <w:t>OAuth</w:t>
      </w:r>
      <w:r w:rsidRPr="0014164A">
        <w:rPr>
          <w:rFonts w:cs="Arial"/>
        </w:rPr>
        <w:t>» добавьте или откройте нужный метод входа.</w:t>
      </w:r>
    </w:p>
    <w:p w:rsidR="00F12227" w:rsidRPr="0014164A" w:rsidRDefault="00E04207">
      <w:pPr>
        <w:numPr>
          <w:ilvl w:val="0"/>
          <w:numId w:val="4"/>
        </w:numPr>
      </w:pPr>
      <w:r w:rsidRPr="0014164A">
        <w:rPr>
          <w:rFonts w:cs="Arial"/>
        </w:rPr>
        <w:t xml:space="preserve">Заполните адреса авторизации, выдачи токена, сведений о пользователе и параметры </w:t>
      </w:r>
      <w:r>
        <w:rPr>
          <w:rFonts w:cs="Arial"/>
        </w:rPr>
        <w:t>client</w:t>
      </w:r>
      <w:r w:rsidRPr="0014164A">
        <w:rPr>
          <w:rFonts w:cs="Arial"/>
        </w:rPr>
        <w:t xml:space="preserve"> </w:t>
      </w:r>
      <w:r>
        <w:rPr>
          <w:rFonts w:cs="Arial"/>
        </w:rPr>
        <w:t>ID</w:t>
      </w:r>
      <w:r w:rsidRPr="0014164A">
        <w:rPr>
          <w:rFonts w:cs="Arial"/>
        </w:rPr>
        <w:t>/</w:t>
      </w:r>
      <w:r>
        <w:rPr>
          <w:rFonts w:cs="Arial"/>
        </w:rPr>
        <w:t>client</w:t>
      </w:r>
      <w:r w:rsidRPr="0014164A">
        <w:rPr>
          <w:rFonts w:cs="Arial"/>
        </w:rPr>
        <w:t xml:space="preserve"> </w:t>
      </w:r>
      <w:r>
        <w:rPr>
          <w:rFonts w:cs="Arial"/>
        </w:rPr>
        <w:t>secret</w:t>
      </w:r>
      <w:r w:rsidRPr="0014164A">
        <w:rPr>
          <w:rFonts w:cs="Arial"/>
        </w:rPr>
        <w:t>.</w:t>
      </w:r>
    </w:p>
    <w:p w:rsidR="00F12227" w:rsidRPr="0014164A" w:rsidRDefault="00E04207">
      <w:pPr>
        <w:numPr>
          <w:ilvl w:val="0"/>
          <w:numId w:val="4"/>
        </w:numPr>
      </w:pPr>
      <w:r w:rsidRPr="0014164A">
        <w:rPr>
          <w:rFonts w:cs="Arial"/>
        </w:rPr>
        <w:t xml:space="preserve">Настройте сопоставление логина, электронной почты, имени и других необходимых </w:t>
      </w:r>
      <w:r>
        <w:rPr>
          <w:rFonts w:cs="Arial"/>
        </w:rPr>
        <w:t>claims</w:t>
      </w:r>
      <w:r w:rsidRPr="0014164A">
        <w:rPr>
          <w:rFonts w:cs="Arial"/>
        </w:rPr>
        <w:t>.</w:t>
      </w:r>
    </w:p>
    <w:p w:rsidR="00F12227" w:rsidRPr="0014164A" w:rsidRDefault="00E04207">
      <w:pPr>
        <w:numPr>
          <w:ilvl w:val="0"/>
          <w:numId w:val="4"/>
        </w:numPr>
      </w:pPr>
      <w:r w:rsidRPr="0014164A">
        <w:rPr>
          <w:rFonts w:cs="Arial"/>
        </w:rPr>
        <w:t>Проверьте вход тестовой учетной записью и сценарий повторного входа после обновления профиля.</w:t>
      </w:r>
    </w:p>
    <w:p w:rsidR="00F12227" w:rsidRPr="0014164A" w:rsidRDefault="00E04207">
      <w:pPr>
        <w:numPr>
          <w:ilvl w:val="0"/>
          <w:numId w:val="4"/>
        </w:numPr>
      </w:pPr>
      <w:r w:rsidRPr="0014164A">
        <w:rPr>
          <w:rFonts w:cs="Arial"/>
        </w:rPr>
        <w:t xml:space="preserve">Обновите список </w:t>
      </w:r>
      <w:r>
        <w:rPr>
          <w:rFonts w:cs="Arial"/>
        </w:rPr>
        <w:t>OAuth</w:t>
      </w:r>
      <w:r w:rsidRPr="0014164A">
        <w:rPr>
          <w:rFonts w:cs="Arial"/>
        </w:rPr>
        <w:t>-сервисов, чтобы изменения отобразились на странице входа.</w:t>
      </w:r>
    </w:p>
    <w:p w:rsidR="00FE3CE6" w:rsidRDefault="00A86518">
      <w:r>
        <w:rPr>
          <w:b/>
        </w:rPr>
        <w:t xml:space="preserve">Для корректной синхронизации ролей Keycloak в UnicChat </w:t>
      </w:r>
      <w:r>
        <w:t>значения ролей или групп должны передаваться в claim профиля, доступный через Identity Path / UserInfo endpoint. В Keycloak и UnicChat используйте один и тот же технический ключ claim.</w:t>
      </w:r>
    </w:p>
    <w:p w:rsidR="00FE3CE6" w:rsidRDefault="00A86518">
      <w:pPr>
        <w:numPr>
          <w:ilvl w:val="0"/>
          <w:numId w:val="4"/>
        </w:numPr>
      </w:pPr>
      <w:r>
        <w:t>В Keycloak создайте realm-роли или client-роли, назначьте их пользователям либо группам и добавьте protocol mapper, который передает роли или группы в профиль пользователя. Имя claim должно совпадать со значением, указанным в настройках OAuth UnicChat, например roles или groups.</w:t>
      </w:r>
    </w:p>
    <w:p w:rsidR="00FE3CE6" w:rsidRDefault="00A86518">
      <w:pPr>
        <w:numPr>
          <w:ilvl w:val="0"/>
          <w:numId w:val="4"/>
        </w:numPr>
      </w:pPr>
      <w:r>
        <w:lastRenderedPageBreak/>
        <w:t>В UnicChat создайте роли с именами, соответствующими значениям claim Keycloak, если такие роли еще не существуют. Для синхронизации используйте только роли, которые должны назначаться пользователям автоматически при входе через SSO.</w:t>
      </w:r>
    </w:p>
    <w:p w:rsidR="00FE3CE6" w:rsidRDefault="00A86518">
      <w:pPr>
        <w:numPr>
          <w:ilvl w:val="0"/>
          <w:numId w:val="4"/>
        </w:numPr>
      </w:pPr>
      <w:r>
        <w:t>В настройках пользовательского OAuth/OIDC укажите claim ролей или групп, включите «Слияние ролей из SSO», если локальные роли пользователя должны сохраняться вместе с ролями из Keycloak, и заполните поле «Роли для синхронизации» списком разрешенных ролей через запятую.</w:t>
      </w:r>
    </w:p>
    <w:p w:rsidR="00FE3CE6" w:rsidRDefault="00A86518">
      <w:pPr>
        <w:numPr>
          <w:ilvl w:val="0"/>
          <w:numId w:val="4"/>
        </w:numPr>
      </w:pPr>
      <w:r>
        <w:t>Если роли или группы Keycloak должны использоваться для автоматического связывания пользователей с каналами, включите «Сопоставление ролей/групп с каналами» и настройте соответствия ролей или групп каналам в рамках выбранной схемы доступа.</w:t>
      </w:r>
    </w:p>
    <w:p w:rsidR="00FE3CE6" w:rsidRDefault="00A86518">
      <w:r>
        <w:t>Привилегированные роли синхронизируйте только после проверки на тестовой учетной записи. Роль administrator добавляйте в синхронизацию только при утвержденной схеме административного доступа.</w:t>
      </w:r>
    </w:p>
    <w:p w:rsidR="00F12227" w:rsidRDefault="00E04207">
      <w:pPr>
        <w:pStyle w:val="Heading2v2"/>
      </w:pPr>
      <w:bookmarkStart w:id="104" w:name="sec022"/>
      <w:bookmarkStart w:id="105" w:name="_Toc234250487"/>
      <w:r>
        <w:t>CAS, SAML и Atlassian Crowd</w:t>
      </w:r>
      <w:bookmarkEnd w:id="104"/>
      <w:bookmarkEnd w:id="105"/>
    </w:p>
    <w:p w:rsidR="00F12227" w:rsidRPr="0014164A" w:rsidRDefault="00E04207">
      <w:r w:rsidRPr="0014164A">
        <w:rPr>
          <w:rFonts w:cs="Arial"/>
        </w:rPr>
        <w:t>Разделы «</w:t>
      </w:r>
      <w:r>
        <w:rPr>
          <w:rFonts w:cs="Arial"/>
        </w:rPr>
        <w:t>CAS</w:t>
      </w:r>
      <w:r w:rsidRPr="0014164A">
        <w:rPr>
          <w:rFonts w:cs="Arial"/>
        </w:rPr>
        <w:t>», «</w:t>
      </w:r>
      <w:r>
        <w:rPr>
          <w:rFonts w:cs="Arial"/>
        </w:rPr>
        <w:t>SAML</w:t>
      </w:r>
      <w:r w:rsidRPr="0014164A">
        <w:rPr>
          <w:rFonts w:cs="Arial"/>
        </w:rPr>
        <w:t xml:space="preserve"> разметка» и «</w:t>
      </w:r>
      <w:r>
        <w:rPr>
          <w:rFonts w:cs="Arial"/>
        </w:rPr>
        <w:t>Atlassian</w:t>
      </w:r>
      <w:r w:rsidRPr="0014164A">
        <w:rPr>
          <w:rFonts w:cs="Arial"/>
        </w:rPr>
        <w:t xml:space="preserve"> </w:t>
      </w:r>
      <w:r>
        <w:rPr>
          <w:rFonts w:cs="Arial"/>
        </w:rPr>
        <w:t>Crowd</w:t>
      </w:r>
      <w:r w:rsidRPr="0014164A">
        <w:rPr>
          <w:rFonts w:cs="Arial"/>
        </w:rPr>
        <w:t xml:space="preserve">» предназначены для альтернативных механизмов единого входа. Настраивайте только один согласованный сценарий для целевой группы пользователей, если одновременно несколько методов не нужны по утвержденной схеме доступа. Перед включением проверьте </w:t>
      </w:r>
      <w:r>
        <w:rPr>
          <w:rFonts w:cs="Arial"/>
        </w:rPr>
        <w:t>endpoint</w:t>
      </w:r>
      <w:r w:rsidRPr="0014164A">
        <w:rPr>
          <w:rFonts w:cs="Arial"/>
        </w:rPr>
        <w:t xml:space="preserve">, сертификаты, возвратный </w:t>
      </w:r>
      <w:r>
        <w:rPr>
          <w:rFonts w:cs="Arial"/>
        </w:rPr>
        <w:t>URL</w:t>
      </w:r>
      <w:r w:rsidRPr="0014164A">
        <w:rPr>
          <w:rFonts w:cs="Arial"/>
        </w:rPr>
        <w:t xml:space="preserve"> и сопоставление атрибутов.</w:t>
      </w:r>
    </w:p>
    <w:p w:rsidR="00F02ABD" w:rsidRDefault="00F02ABD"/>
    <w:p w:rsidR="00F12227" w:rsidRDefault="00E04207">
      <w:pPr>
        <w:pStyle w:val="Heading2v2"/>
      </w:pPr>
      <w:bookmarkStart w:id="106" w:name="sec023"/>
      <w:bookmarkStart w:id="107" w:name="_Toc234250488"/>
      <w:r>
        <w:t>Электронная почта и почтовые ящики</w:t>
      </w:r>
      <w:bookmarkEnd w:id="106"/>
      <w:bookmarkEnd w:id="107"/>
    </w:p>
    <w:p w:rsidR="00F12227" w:rsidRDefault="00E04207">
      <w:pPr>
        <w:pStyle w:val="Heading2v2"/>
      </w:pPr>
      <w:bookmarkStart w:id="108" w:name="sec024"/>
      <w:bookmarkStart w:id="109" w:name="_Toc234250489"/>
      <w:r>
        <w:t>Протокол SMTP</w:t>
      </w:r>
      <w:bookmarkEnd w:id="108"/>
      <w:bookmarkEnd w:id="109"/>
    </w:p>
    <w:p w:rsidR="00F12227" w:rsidRPr="0014164A" w:rsidRDefault="00E04207">
      <w:r w:rsidRPr="0014164A">
        <w:rPr>
          <w:rFonts w:cs="Arial"/>
        </w:rPr>
        <w:t xml:space="preserve">Настройка </w:t>
      </w:r>
      <w:r>
        <w:rPr>
          <w:rFonts w:cs="Arial"/>
        </w:rPr>
        <w:t>SMTP</w:t>
      </w:r>
      <w:r w:rsidRPr="0014164A">
        <w:rPr>
          <w:rFonts w:cs="Arial"/>
        </w:rPr>
        <w:t xml:space="preserve"> обеспечивает отправку приглашений, подтверждений адреса электронной почты, восстановления пароля, уведомлений и системных сообщений.</w:t>
      </w:r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6600"/>
      </w:tblGrid>
      <w:tr w:rsidR="00F12227">
        <w:trPr>
          <w:tblHeader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влияние</w:t>
            </w:r>
          </w:p>
        </w:tc>
      </w:tr>
      <w:tr w:rsidR="00F12227" w:rsidRPr="0014164A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Протокол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способ соединения: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обычного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STARTTLS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</w:t>
            </w:r>
            <w:r>
              <w:rPr>
                <w:rFonts w:ascii="Arial" w:hAnsi="Arial" w:cs="Arial"/>
                <w:color w:val="000000"/>
                <w:sz w:val="18"/>
              </w:rPr>
              <w:t>smtps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-соединения сразу при подключении.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Хост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DNS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-имя или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-сервера. Неверное значение делает отправку писем невозможной.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Порт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Сетевой порт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Для защищенного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обычно применяется 587, для </w:t>
            </w:r>
            <w:r>
              <w:rPr>
                <w:rFonts w:ascii="Arial" w:hAnsi="Arial" w:cs="Arial"/>
                <w:color w:val="000000"/>
                <w:sz w:val="18"/>
              </w:rPr>
              <w:t>SMTPS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— 465; внутренний </w:t>
            </w:r>
            <w:r>
              <w:rPr>
                <w:rFonts w:ascii="Arial" w:hAnsi="Arial" w:cs="Arial"/>
                <w:color w:val="000000"/>
                <w:sz w:val="18"/>
              </w:rPr>
              <w:t>relay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может использовать 25.</w:t>
            </w:r>
          </w:p>
        </w:tc>
      </w:tr>
      <w:tr w:rsidR="00F12227" w:rsidRPr="0014164A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IgnoreTLS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Отключает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STARTTLS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Оставляйте выключенным, кроме случая, когда корпоративный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 не поддерживает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Pool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Повторно использует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-соединения. Включайте после успешной проверки отправки и анализа лимитов почтового сервера.</w:t>
            </w:r>
          </w:p>
        </w:tc>
      </w:tr>
      <w:tr w:rsidR="00F12227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Логин и пароль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Учетные данные сервисной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-учетной записи. </w:t>
            </w:r>
            <w:r>
              <w:rPr>
                <w:rFonts w:ascii="Arial" w:hAnsi="Arial" w:cs="Arial"/>
                <w:color w:val="000000"/>
                <w:sz w:val="18"/>
              </w:rPr>
              <w:t>Храните их как секреты.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0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Адрес электронной почты отправителя</w:t>
            </w:r>
          </w:p>
        </w:tc>
        <w:tc>
          <w:tcPr>
            <w:tcW w:w="6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Адрес, отображаемый получателям. Указывайте валидный адрес или формат «</w:t>
            </w:r>
            <w:r>
              <w:rPr>
                <w:rFonts w:ascii="Arial" w:hAnsi="Arial" w:cs="Arial"/>
                <w:color w:val="000000"/>
                <w:sz w:val="18"/>
              </w:rPr>
              <w:t>UnicChat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&lt;</w:t>
            </w:r>
            <w:r>
              <w:rPr>
                <w:rFonts w:ascii="Arial" w:hAnsi="Arial" w:cs="Arial"/>
                <w:color w:val="000000"/>
                <w:sz w:val="18"/>
              </w:rPr>
              <w:t>no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</w:rPr>
              <w:t>reply</w:t>
            </w:r>
            <w:r w:rsidRPr="0014164A">
              <w:rPr>
                <w:rFonts w:ascii="Arial" w:hAnsi="Arial" w:cs="Arial"/>
                <w:color w:val="000000"/>
                <w:sz w:val="18"/>
              </w:rPr>
              <w:t>@</w:t>
            </w:r>
            <w:r>
              <w:rPr>
                <w:rFonts w:ascii="Arial" w:hAnsi="Arial" w:cs="Arial"/>
                <w:color w:val="000000"/>
                <w:sz w:val="18"/>
              </w:rPr>
              <w:t>example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  <w:r>
              <w:rPr>
                <w:rFonts w:ascii="Arial" w:hAnsi="Arial" w:cs="Arial"/>
                <w:color w:val="000000"/>
                <w:sz w:val="18"/>
              </w:rPr>
              <w:t>local</w:t>
            </w:r>
            <w:r w:rsidRPr="0014164A">
              <w:rPr>
                <w:rFonts w:ascii="Arial" w:hAnsi="Arial" w:cs="Arial"/>
                <w:color w:val="000000"/>
                <w:sz w:val="18"/>
              </w:rPr>
              <w:t>&gt;».</w:t>
            </w:r>
          </w:p>
        </w:tc>
      </w:tr>
    </w:tbl>
    <w:p w:rsidR="00F12227" w:rsidRPr="0014164A" w:rsidRDefault="0065221C"/>
    <w:p w:rsidR="00F12227" w:rsidRPr="0014164A" w:rsidRDefault="00E04207">
      <w:r w:rsidRPr="0014164A">
        <w:rPr>
          <w:rFonts w:cs="Arial"/>
        </w:rPr>
        <w:t xml:space="preserve">Откройте «Администрирование» → «Настройки» → «Электронная почта» → «Протокол </w:t>
      </w:r>
      <w:r>
        <w:rPr>
          <w:rFonts w:cs="Arial"/>
        </w:rPr>
        <w:t>SMTP</w:t>
      </w:r>
      <w:r w:rsidRPr="0014164A">
        <w:rPr>
          <w:rFonts w:cs="Arial"/>
        </w:rPr>
        <w:t>».</w:t>
      </w:r>
    </w:p>
    <w:p w:rsidR="00F12227" w:rsidRPr="0014164A" w:rsidRDefault="00E04207">
      <w:r w:rsidRPr="0014164A">
        <w:rPr>
          <w:rFonts w:cs="Arial"/>
        </w:rPr>
        <w:t xml:space="preserve">Заполните параметры </w:t>
      </w:r>
      <w:r>
        <w:rPr>
          <w:rFonts w:cs="Arial"/>
        </w:rPr>
        <w:t>SMTP</w:t>
      </w:r>
      <w:r w:rsidRPr="0014164A">
        <w:rPr>
          <w:rFonts w:cs="Arial"/>
        </w:rPr>
        <w:t>-сервера и адрес отправителя.</w:t>
      </w:r>
    </w:p>
    <w:p w:rsidR="00F12227" w:rsidRDefault="00E04207">
      <w:r>
        <w:rPr>
          <w:rFonts w:cs="Arial"/>
        </w:rPr>
        <w:lastRenderedPageBreak/>
        <w:t>Сохраните значения.</w:t>
      </w:r>
    </w:p>
    <w:p w:rsidR="00F12227" w:rsidRPr="0014164A" w:rsidRDefault="00E04207">
      <w:r w:rsidRPr="0014164A">
        <w:rPr>
          <w:rFonts w:cs="Arial"/>
        </w:rPr>
        <w:t>Отправьте тестовое письмо из интерфейса.</w:t>
      </w:r>
    </w:p>
    <w:p w:rsidR="00F12227" w:rsidRPr="0014164A" w:rsidRDefault="00E04207">
      <w:r w:rsidRPr="0014164A">
        <w:rPr>
          <w:rFonts w:cs="Arial"/>
        </w:rPr>
        <w:t>Проверьте получение письма на тестовом почтовом ящике и журналы при ошибке.</w:t>
      </w:r>
    </w:p>
    <w:p w:rsidR="00F12227" w:rsidRPr="0014164A" w:rsidRDefault="00E04207">
      <w:r w:rsidRPr="0014164A">
        <w:rPr>
          <w:rFonts w:cs="Arial"/>
        </w:rPr>
        <w:t xml:space="preserve">После успешной проверки при необходимости включите </w:t>
      </w:r>
      <w:r>
        <w:rPr>
          <w:rFonts w:cs="Arial"/>
        </w:rPr>
        <w:t>Pool</w:t>
      </w:r>
      <w:r w:rsidRPr="0014164A">
        <w:rPr>
          <w:rFonts w:cs="Arial"/>
        </w:rPr>
        <w:t>.</w:t>
      </w:r>
    </w:p>
    <w:p w:rsidR="00F12227" w:rsidRDefault="00E04207">
      <w:pPr>
        <w:pStyle w:val="Heading2v2"/>
      </w:pPr>
      <w:bookmarkStart w:id="110" w:name="sec025"/>
      <w:bookmarkStart w:id="111" w:name="_Toc234250490"/>
      <w:r>
        <w:t>Почтовые ящики и отправка почты</w:t>
      </w:r>
      <w:bookmarkEnd w:id="110"/>
      <w:bookmarkEnd w:id="111"/>
    </w:p>
    <w:p w:rsidR="00F12227" w:rsidRPr="0014164A" w:rsidRDefault="00E04207">
      <w:r w:rsidRPr="0014164A">
        <w:rPr>
          <w:rFonts w:cs="Arial"/>
        </w:rPr>
        <w:t>Раздел «Почтовые ящики» используется для учета и сопровождения подключенных почтовых ящиков. Раздел «Отправка почты» используется для управляемой рассылки служебных сообщений пользователям. Перед массовой отправкой выполняйте тестовую отправку на контролируемый адрес и проверяйте список получателей.</w:t>
      </w:r>
    </w:p>
    <w:p w:rsidR="00F02ABD" w:rsidRDefault="00F02ABD"/>
    <w:p w:rsidR="00F12227" w:rsidRDefault="00E04207">
      <w:pPr>
        <w:pStyle w:val="Heading2v2"/>
      </w:pPr>
      <w:bookmarkStart w:id="112" w:name="sec034"/>
      <w:bookmarkStart w:id="113" w:name="_Toc234250491"/>
      <w:r>
        <w:t>Видеоконференция, Conference и WebRTC</w:t>
      </w:r>
      <w:bookmarkEnd w:id="112"/>
      <w:bookmarkEnd w:id="113"/>
    </w:p>
    <w:p w:rsidR="00F12227" w:rsidRPr="0014164A" w:rsidRDefault="00E04207">
      <w:r w:rsidRPr="0014164A">
        <w:rPr>
          <w:rFonts w:cs="Arial"/>
        </w:rPr>
        <w:t>Разделы «Видеоконференция», «</w:t>
      </w:r>
      <w:r>
        <w:rPr>
          <w:rFonts w:cs="Arial"/>
        </w:rPr>
        <w:t>Conference</w:t>
      </w:r>
      <w:r w:rsidRPr="0014164A">
        <w:rPr>
          <w:rFonts w:cs="Arial"/>
        </w:rPr>
        <w:t>» и «</w:t>
      </w:r>
      <w:r>
        <w:rPr>
          <w:rFonts w:cs="Arial"/>
        </w:rPr>
        <w:t>WebRTC</w:t>
      </w:r>
      <w:r w:rsidRPr="0014164A">
        <w:rPr>
          <w:rFonts w:cs="Arial"/>
        </w:rPr>
        <w:t>» управляют подключением рабочей области к ВКС-сервису и параметрами клиентского взаимодействия. Перед изменением адресов, сертификатов, ключей или правил доступа подготовьте тестовый вызов, проверьте соединение из веб-клиента и мобильного приложения, а также передачу аудио, видео и демонстрацию экрана.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12227" w:rsidRPr="0014164A">
        <w:tc>
          <w:tcPr>
            <w:tcW w:w="10256" w:type="dxa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F12227" w:rsidRPr="0014164A" w:rsidRDefault="00E04207">
            <w:r w:rsidRPr="0014164A">
              <w:rPr>
                <w:rFonts w:ascii="Arial" w:hAnsi="Arial" w:cs="Arial"/>
                <w:b/>
                <w:color w:val="000000"/>
                <w:sz w:val="18"/>
              </w:rPr>
              <w:t xml:space="preserve">Важно. 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Не публикуйте служебные ключи ВКС и не используйте недоверенные сертификаты в </w:t>
            </w:r>
            <w:r>
              <w:rPr>
                <w:rFonts w:ascii="Arial" w:hAnsi="Arial" w:cs="Arial"/>
                <w:color w:val="000000"/>
                <w:sz w:val="18"/>
              </w:rPr>
              <w:t>production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-контуре. Ошибка настройки </w:t>
            </w:r>
            <w:r>
              <w:rPr>
                <w:rFonts w:ascii="Arial" w:hAnsi="Arial" w:cs="Arial"/>
                <w:color w:val="000000"/>
                <w:sz w:val="18"/>
              </w:rPr>
              <w:t>WebRTC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может привести к невозможности подключиться к конференциям у части пользователей.</w:t>
            </w:r>
          </w:p>
        </w:tc>
      </w:tr>
    </w:tbl>
    <w:p w:rsidR="00F12227" w:rsidRPr="0014164A" w:rsidRDefault="0065221C"/>
    <w:p w:rsidR="00F02ABD" w:rsidRDefault="00F02ABD"/>
    <w:p w:rsidR="00F12227" w:rsidRPr="0014164A" w:rsidRDefault="00E04207">
      <w:pPr>
        <w:pStyle w:val="Heading2v2"/>
      </w:pPr>
      <w:bookmarkStart w:id="114" w:name="sec038"/>
      <w:bookmarkStart w:id="115" w:name="_Toc234250492"/>
      <w:r w:rsidRPr="0014164A">
        <w:t xml:space="preserve">Мобильные устройства, </w:t>
      </w:r>
      <w:r>
        <w:t>push</w:t>
      </w:r>
      <w:r w:rsidRPr="0014164A">
        <w:t>-уведомления и внешний вид</w:t>
      </w:r>
      <w:bookmarkEnd w:id="114"/>
      <w:bookmarkEnd w:id="115"/>
    </w:p>
    <w:p w:rsidR="00F12227" w:rsidRDefault="00E04207">
      <w:pPr>
        <w:pStyle w:val="Heading2v2"/>
      </w:pPr>
      <w:bookmarkStart w:id="116" w:name="sec039"/>
      <w:bookmarkStart w:id="117" w:name="_Toc234250493"/>
      <w:r>
        <w:t>Мобильные устройства</w:t>
      </w:r>
      <w:bookmarkEnd w:id="116"/>
      <w:bookmarkEnd w:id="117"/>
    </w:p>
    <w:p w:rsidR="00F12227" w:rsidRPr="0014164A" w:rsidRDefault="00E04207">
      <w:r w:rsidRPr="0014164A">
        <w:rPr>
          <w:rFonts w:cs="Arial"/>
        </w:rPr>
        <w:t xml:space="preserve">В разделе «Мобильные устройства» определяются правила подключения мобильных клиентов, включая сохранение медиа в галерее и требования к блокировке экрана. Принудительная блокировка экрана повышает защиту данных при утрате устройства, но требует от пользователей настроить </w:t>
      </w:r>
      <w:r>
        <w:rPr>
          <w:rFonts w:cs="Arial"/>
        </w:rPr>
        <w:t>PIN</w:t>
      </w:r>
      <w:r w:rsidRPr="0014164A">
        <w:rPr>
          <w:rFonts w:cs="Arial"/>
        </w:rPr>
        <w:t>-код или биометрическую разблокировку.</w:t>
      </w:r>
    </w:p>
    <w:p w:rsidR="00F12227" w:rsidRDefault="00E04207">
      <w:pPr>
        <w:pStyle w:val="Heading2v2"/>
      </w:pPr>
      <w:bookmarkStart w:id="118" w:name="sec040"/>
      <w:bookmarkStart w:id="119" w:name="_Toc234250494"/>
      <w:r>
        <w:t>Push-уведомления</w:t>
      </w:r>
      <w:bookmarkEnd w:id="118"/>
      <w:bookmarkEnd w:id="119"/>
    </w:p>
    <w:p w:rsidR="00F12227" w:rsidRPr="0014164A" w:rsidRDefault="00E04207">
      <w:r w:rsidRPr="0014164A">
        <w:rPr>
          <w:rFonts w:cs="Arial"/>
        </w:rPr>
        <w:t>Разделы «</w:t>
      </w:r>
      <w:r>
        <w:rPr>
          <w:rFonts w:cs="Arial"/>
        </w:rPr>
        <w:t>Push</w:t>
      </w:r>
      <w:r w:rsidRPr="0014164A">
        <w:rPr>
          <w:rFonts w:cs="Arial"/>
        </w:rPr>
        <w:t xml:space="preserve"> уведомления» и «</w:t>
      </w:r>
      <w:r>
        <w:rPr>
          <w:rFonts w:cs="Arial"/>
        </w:rPr>
        <w:t>Push</w:t>
      </w:r>
      <w:r w:rsidRPr="0014164A">
        <w:rPr>
          <w:rFonts w:cs="Arial"/>
        </w:rPr>
        <w:t>_</w:t>
      </w:r>
      <w:r>
        <w:rPr>
          <w:rFonts w:cs="Arial"/>
        </w:rPr>
        <w:t>Organization</w:t>
      </w:r>
      <w:r w:rsidRPr="0014164A">
        <w:rPr>
          <w:rFonts w:cs="Arial"/>
        </w:rPr>
        <w:t>» управляют доставкой уведомлений на мобильные устройства. Перед включением проверьте параметры провайдера, сертификаты или ключи, сетевую доступность и доставку тестового уведомления.</w:t>
      </w:r>
    </w:p>
    <w:p w:rsidR="00F12227" w:rsidRPr="0014164A" w:rsidRDefault="00E04207">
      <w:pPr>
        <w:pStyle w:val="Heading2v2"/>
      </w:pPr>
      <w:bookmarkStart w:id="120" w:name="sec041"/>
      <w:bookmarkStart w:id="121" w:name="_Toc234250495"/>
      <w:r w:rsidRPr="0014164A">
        <w:t>Внешний вид, ассеты, звуки и эмодзи</w:t>
      </w:r>
      <w:bookmarkEnd w:id="120"/>
      <w:bookmarkEnd w:id="121"/>
    </w:p>
    <w:p w:rsidR="00F12227" w:rsidRPr="0014164A" w:rsidRDefault="00E04207">
      <w:r w:rsidRPr="0014164A">
        <w:rPr>
          <w:rFonts w:cs="Arial"/>
        </w:rPr>
        <w:t>Разделы «Ассеты», «Внешний вид», «Звуки» и «Эмодзи» используются для настройки фирменного оформления рабочей области. Перед заменой логотипов, иконок, звуков и эмодзи проверяйте авторские права, допустимые форматы и корректность отображения в веб-, десктопном и мобильном клиентах.</w:t>
      </w:r>
    </w:p>
    <w:p w:rsidR="00F02ABD" w:rsidRDefault="00F02ABD"/>
    <w:p w:rsidR="00F12227" w:rsidRPr="0014164A" w:rsidRDefault="00E04207">
      <w:pPr>
        <w:pStyle w:val="Heading2v2"/>
      </w:pPr>
      <w:bookmarkStart w:id="122" w:name="sec042"/>
      <w:bookmarkStart w:id="123" w:name="_Toc234250496"/>
      <w:r w:rsidRPr="0014164A">
        <w:t>Федерация, ограничения запросов и устранение неполадок</w:t>
      </w:r>
      <w:bookmarkEnd w:id="122"/>
      <w:bookmarkEnd w:id="123"/>
    </w:p>
    <w:p w:rsidR="00F12227" w:rsidRDefault="00E04207">
      <w:pPr>
        <w:pStyle w:val="Heading2v2"/>
      </w:pPr>
      <w:bookmarkStart w:id="124" w:name="sec043"/>
      <w:bookmarkStart w:id="125" w:name="_Toc234250497"/>
      <w:r>
        <w:t>Федерация</w:t>
      </w:r>
      <w:bookmarkEnd w:id="124"/>
      <w:bookmarkEnd w:id="125"/>
    </w:p>
    <w:p w:rsidR="00F12227" w:rsidRPr="0014164A" w:rsidRDefault="00E04207">
      <w:r w:rsidRPr="0014164A">
        <w:rPr>
          <w:rFonts w:cs="Arial"/>
        </w:rPr>
        <w:t xml:space="preserve">Раздел «Федерация» управляет взаимодействием с внешними рабочими областями при включенной функции. Перед ее использованием согласуйте домены, </w:t>
      </w:r>
      <w:r>
        <w:rPr>
          <w:rFonts w:cs="Arial"/>
        </w:rPr>
        <w:t>TLS</w:t>
      </w:r>
      <w:r w:rsidRPr="0014164A">
        <w:rPr>
          <w:rFonts w:cs="Arial"/>
        </w:rPr>
        <w:t>-сертификаты, правила межсетевого экрана, модель доверия и допустимые типы обмена данными.</w:t>
      </w:r>
    </w:p>
    <w:p w:rsidR="00F12227" w:rsidRDefault="00E04207">
      <w:pPr>
        <w:pStyle w:val="Heading2v2"/>
      </w:pPr>
      <w:bookmarkStart w:id="126" w:name="sec044"/>
      <w:bookmarkStart w:id="127" w:name="_Toc234250498"/>
      <w:r>
        <w:t>Ограничитель скорости</w:t>
      </w:r>
      <w:bookmarkEnd w:id="126"/>
      <w:bookmarkEnd w:id="127"/>
    </w:p>
    <w:p w:rsidR="00F12227" w:rsidRPr="0014164A" w:rsidRDefault="00E04207">
      <w:r w:rsidRPr="0014164A">
        <w:rPr>
          <w:rFonts w:cs="Arial"/>
        </w:rPr>
        <w:t>Раздел «Ограничитель скорости (</w:t>
      </w:r>
      <w:r>
        <w:rPr>
          <w:rFonts w:cs="Arial"/>
        </w:rPr>
        <w:t>Rate</w:t>
      </w:r>
      <w:r w:rsidRPr="0014164A">
        <w:rPr>
          <w:rFonts w:cs="Arial"/>
        </w:rPr>
        <w:t xml:space="preserve"> </w:t>
      </w:r>
      <w:r>
        <w:rPr>
          <w:rFonts w:cs="Arial"/>
        </w:rPr>
        <w:t>Limiter</w:t>
      </w:r>
      <w:r w:rsidRPr="0014164A">
        <w:rPr>
          <w:rFonts w:cs="Arial"/>
        </w:rPr>
        <w:t>)» ограничивает частоту запросов к серверу и защищает от чрезмерной нагрузки и перебора запросов. Слишком низкие лимиты приводят к ошибкам у обычных пользователей и интеграций; слишком высокие ослабляют защиту от злоупотреблений.</w:t>
      </w:r>
    </w:p>
    <w:p w:rsidR="00F12227" w:rsidRDefault="00E04207">
      <w:pPr>
        <w:pStyle w:val="Heading2v2"/>
      </w:pPr>
      <w:bookmarkStart w:id="128" w:name="sec045"/>
      <w:bookmarkStart w:id="129" w:name="_Toc234250499"/>
      <w:r>
        <w:t>Устранение неполадок</w:t>
      </w:r>
      <w:bookmarkEnd w:id="128"/>
      <w:bookmarkEnd w:id="129"/>
    </w:p>
    <w:p w:rsidR="00F12227" w:rsidRPr="0014164A" w:rsidRDefault="00E04207">
      <w:r w:rsidRPr="0014164A">
        <w:rPr>
          <w:rFonts w:cs="Arial"/>
        </w:rPr>
        <w:t>Раздел «Устранение неполадок» содержит диагностические переключатели. Используйте их только по согласованному сценарию диагностики и на ограниченное время: отключение мониторинга сессий, трансляции присутствия, уведомлений или генерации статистики изменяет поведение рабочей области и влияет на доступность данных в интерфейсе.</w:t>
      </w:r>
    </w:p>
    <w:p w:rsidR="00F02ABD" w:rsidRDefault="00F02ABD"/>
    <w:p w:rsidR="00F12227" w:rsidRDefault="00E04207" w:rsidP="0014164A">
      <w:pPr>
        <w:pStyle w:val="Heading2v2"/>
      </w:pPr>
      <w:bookmarkStart w:id="130" w:name="sec047"/>
      <w:bookmarkStart w:id="131" w:name="_Toc234250500"/>
      <w:r w:rsidRPr="0014164A">
        <w:t>Справочник параметров</w:t>
      </w:r>
      <w:bookmarkEnd w:id="130"/>
      <w:bookmarkEnd w:id="131"/>
    </w:p>
    <w:p w:rsidR="00F12227" w:rsidRDefault="00E04207">
      <w:pPr>
        <w:pStyle w:val="Heading2v2"/>
      </w:pPr>
      <w:bookmarkStart w:id="132" w:name="sec048"/>
      <w:bookmarkStart w:id="133" w:name="_Toc234250501"/>
      <w:r>
        <w:t>Учётные записи → Двухфакторная аутентификация</w:t>
      </w:r>
      <w:bookmarkEnd w:id="132"/>
      <w:bookmarkEnd w:id="133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 двухфакторную аутентификацию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двухфакторную аутентификацию для рабочей области. При включении пользователи получают доступ к разрешённым способам второго фактора. При отключении второй фактор недоступен для новых проверок; состояние уже настроенных методов следует проверить на стенде.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Максимальная дельта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допустимое число временных интервалов для проверки одноразового кода </w:t>
            </w:r>
            <w:r>
              <w:rPr>
                <w:rFonts w:ascii="Arial" w:hAnsi="Arial" w:cs="Arial"/>
                <w:color w:val="000000"/>
                <w:sz w:val="18"/>
              </w:rPr>
              <w:t>TOTP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Большее значение допускает большее расхождение времени между клиентом и сервером, но увеличивает окно действия кода. </w:t>
            </w:r>
            <w:r>
              <w:rPr>
                <w:rFonts w:ascii="Arial" w:hAnsi="Arial" w:cs="Arial"/>
                <w:color w:val="000000"/>
                <w:sz w:val="18"/>
              </w:rPr>
              <w:t>Слишком малое значение приводит к отказам при несинхронизированных часах.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Включить двухфакторную аутентификацию через </w:t>
            </w:r>
            <w:r>
              <w:rPr>
                <w:rFonts w:ascii="Arial" w:hAnsi="Arial" w:cs="Arial"/>
                <w:color w:val="000000"/>
                <w:sz w:val="18"/>
              </w:rPr>
              <w:t>TOTP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использовать приложения-аутентификаторы, создающие </w:t>
            </w:r>
            <w:r>
              <w:rPr>
                <w:rFonts w:ascii="Arial" w:hAnsi="Arial" w:cs="Arial"/>
                <w:color w:val="000000"/>
                <w:sz w:val="18"/>
              </w:rPr>
              <w:t>TOTP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-коды. При включении пользователи могут подключить </w:t>
            </w:r>
            <w:r>
              <w:rPr>
                <w:rFonts w:ascii="Arial" w:hAnsi="Arial" w:cs="Arial"/>
                <w:color w:val="000000"/>
                <w:sz w:val="18"/>
              </w:rPr>
              <w:t>TOTP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При отключении этот способ недоступен; уже зарегистрированные пользователи должны использовать другой разрешённый способ.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Включить двухфакторную аутентификацию по электронной почте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подтверждать критичные действия кодом, отправленным на электронную почту. Требует работающей отправки почты и подтверждённого адреса. При отключении почтовый второй фактор не используется.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lastRenderedPageBreak/>
              <w:t>Автоматический настраивать двухфакторную аутентификацию по электронной почте для новых пользователей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Автоматически включает почтовый второй фактор для новых пользователей. При включении новые пользователи получают этот метод по умолчанию. При отключении они подключают его самостоятельно, если метод разрешён.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Время до истечения срока действия кода, отправленного по электронной почте, в секундах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срок действия одноразового кода, отправленного по электронной почте, в секундах. Слишком большой срок увеличивает риск повторного использования перехваченного письма; слишком малый приводит к истечению кодов до ввода пользователем.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Запомнить второй фактор на (секунд)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период, в течение которого второй фактор не запрашивается повторно на доверенном сеансе. Увеличение снижает число запросов кода, но удлиняет период доверия к устройству. Значение 0 или минимальное значение усиливает контроль, но повышает нагрузку на пользователя.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Форсировать откат пароля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Требует повторного ввода пароля для критичных действий, когда у пользователя нет другого доступного второго фактора. При включении повышает защиту критичных операций. При отключении пользователь может подтверждать такие операции без дополнительного запроса пароля в предусмотренных сценариях.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34" w:name="sec049"/>
      <w:bookmarkStart w:id="135" w:name="_Toc234250502"/>
      <w:r>
        <w:t>Учётные записи → Попытки входа</w:t>
      </w:r>
      <w:bookmarkEnd w:id="134"/>
      <w:bookmarkEnd w:id="135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Включить сбор данных для входа в систему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сбор данных о неудачных попытках входа для последующей блокировки и оповещения. При включении применяются зависимые правила блокировки по пользователю 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-адресу.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эти правила не работают.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Блокировка неудачных попыток входа по имени пользователя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временную блокировку по имени пользователя после серии неудачных входов. При включении защищает учётные записи от перебора пароля. Неверно низкий порог способен блокировать легитимных пользователей.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Сколько неудачных попыток до блокировки по имени пользователя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число неудачных попыток до блокировки учётной записи. Меньшее значение быстрее блокирует подбор, но увеличивает риск ложной блокировки; большее значение снижает защиту от перебора.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Время разблокировки пользователя (в минутах)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срок блокировки пользователя в минутах. Длительный срок снижает эффективность перебора, но увеличивает время недоступности при ошибках ввода.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Блокировать неудачные попытки входа по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адресу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временную блокировку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-адреса после серии неудачных входов. Защищает от массового перебора с одного адреса. За </w:t>
            </w:r>
            <w:r>
              <w:rPr>
                <w:rFonts w:ascii="Arial" w:hAnsi="Arial" w:cs="Arial"/>
                <w:color w:val="000000"/>
                <w:sz w:val="18"/>
              </w:rPr>
              <w:t>NAT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корпоративным прокси ошибочная блокировка затронет нескольких пользователей.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Сколько неудачных попыток до блокировки по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адресу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число неудачных попыток до блокировки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-адреса. Слишком малый порог повышает риск блокировки общего корпоративного адреса; высокий порог снижает защиту.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Время разблокировки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адреса (в минутах)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срок блокировки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-адреса в минутах. Увеличение дольше сдерживает подбор с адреса, но увеличивает возможное влияние на пользователей за общим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Белый список IP адресов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перечень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-адресов, исключённых из автоматической блокировки. Адреса из списка не блокируются по этому правилу. Включать только контролируемые административные сети; ошибочный широкий диапазон снижает защиту.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lastRenderedPageBreak/>
              <w:t>Уведомление о неудачных попытках входа в систему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отправку уведомлений о неудачных попытках входа. При включении администраторы получают сигнал о подборе пароля или массовых ошибках входа.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эти события остаются без этого канала оповещения.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Чат для отправки уведомлений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Указывает канал, куда отправляются уведомления о неудачных попытках входа. Неверное или недоступное имя канала приводит к потере уведомлений. Канал должен существовать и не содержать символ #.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36" w:name="sec050"/>
      <w:bookmarkStart w:id="137" w:name="_Toc234250503"/>
      <w:r>
        <w:t>Учётные записи → Журналы входа</w:t>
      </w:r>
      <w:bookmarkEnd w:id="136"/>
      <w:bookmarkEnd w:id="137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Неудачные попытки входа (в консоли)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вывод сведений о неудачных входах в журнал. При включении становятся доступны отдельные поля журнала. </w:t>
            </w:r>
            <w:r>
              <w:rPr>
                <w:rFonts w:ascii="Arial" w:hAnsi="Arial" w:cs="Arial"/>
                <w:color w:val="000000"/>
                <w:sz w:val="18"/>
              </w:rPr>
              <w:t>Увеличивает объём служебных записей, но даёт материал для расследования.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Показывать имя пользователя в журнале неудачных попыток входа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Добавляет имя пользователя в запись о неудачном входе. При включении увеличивается полнота расследования. </w:t>
            </w:r>
            <w:r>
              <w:rPr>
                <w:rFonts w:ascii="Arial" w:hAnsi="Arial" w:cs="Arial"/>
                <w:color w:val="000000"/>
                <w:sz w:val="18"/>
              </w:rPr>
              <w:t>Данные учётной записи попадают в журнал безопасности.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Показывать </w:t>
            </w:r>
            <w:r>
              <w:rPr>
                <w:rFonts w:ascii="Arial" w:hAnsi="Arial" w:cs="Arial"/>
                <w:color w:val="000000"/>
                <w:sz w:val="18"/>
              </w:rPr>
              <w:t>UserAgent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журнале неудачных попыток входа в систему 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Добавляет </w:t>
            </w:r>
            <w:r>
              <w:rPr>
                <w:rFonts w:ascii="Arial" w:hAnsi="Arial" w:cs="Arial"/>
                <w:color w:val="000000"/>
                <w:sz w:val="18"/>
              </w:rPr>
              <w:t>User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</w:rPr>
              <w:t>Agent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клиента в запись о неудачном входе. При включении увеличивается полнота расследования и объём журналов.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Показывать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клиента в журнале неудачных попыток входа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Добавляет исходный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-адрес клиента в запись о неудачном входе. Достоверность адреса зависит от корректной сетевой схемы и обратного прокси.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Показывать переадресованный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журнале неудачных попыток входа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Добавляет значение заголовка </w:t>
            </w:r>
            <w:r>
              <w:rPr>
                <w:rFonts w:ascii="Arial" w:hAnsi="Arial" w:cs="Arial"/>
                <w:color w:val="000000"/>
                <w:sz w:val="18"/>
              </w:rPr>
              <w:t>X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</w:rPr>
              <w:t>Forwarded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</w:rPr>
              <w:t>For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запись о неудачном входе. Доверять этому полю можно только при корректной настройке доверенных прокси.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38" w:name="sec051"/>
      <w:bookmarkStart w:id="139" w:name="_Toc234250504"/>
      <w:r>
        <w:t>Учётные записи → Общие</w:t>
      </w:r>
      <w:bookmarkEnd w:id="138"/>
      <w:bookmarkEnd w:id="139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чтение анонимным пользователям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неавторизованным посетителям просматривать доступные им материалы. При включении часть данных становится доступна без входа. Перед включением необходимо проверить видимость каналов, файлов и профилей.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писать анонимным пользователям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анонимным посетителям отправлять сообщения при включённом анонимном чтении. При включении повышается риск спама и неаутентифицированного контента. При отключении анонимные посетители могут только читать разрешённые материалы.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пользователям удалять собственную учетную запись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удалять собственную учётную запись. При включении пользователь может инициировать удаление; последствия для сообщений определяются параметром «Тип стирания сообщения».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пользователю изменять настройки профиля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изменять параметры профиля. При отключении связанные поля профиля становятся недоступны для изменения пользователем.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пользователю изменять аватар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менять аватар. При отключении пользователи не меняют изображение профиля самостоятельно.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смену имени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менять отображаемое имя. При отключении имя изменяет только администратор или внешний источник синхронизации.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Разрешить Пользовательские Статусы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изменять статусное сообщение. При отключении личные статусы устанавливаются только из доступных системных сценариев.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изменять логин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менять логин. При включении меняются обращения по @логин и ссылки, использующие логин; перед включением проверить интеграции и внешние справочники.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изменять адрес электронной почты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менять адрес электронной почты. При включении изменение адреса влияет на уведомления и восстановление пароля; при внешней синхронизации поле может быть перезаписано.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смену пароля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менять пароль. При отключении локальный пароль меняет администратор или внешний провайдер идентификации.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Разрешить изменение пароля для пользователей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менять локальный пароль пользователям, вошедшим через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При включении у пользователей внешней аутентификации появляется локальный пароль; согласовать с политикой </w:t>
            </w:r>
            <w:r>
              <w:rPr>
                <w:rFonts w:ascii="Arial" w:hAnsi="Arial" w:cs="Arial"/>
                <w:color w:val="000000"/>
                <w:sz w:val="18"/>
              </w:rPr>
              <w:t>SSO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уведомления по электронной почте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отправлять пользователям уведомления по электронной почте. При отключении письма по уведомлениям не отправляются, даже при настроенном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Истечение срока авторизации в днях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срок действия авторизации в днях. После истечения срока требуется повторный вход. </w:t>
            </w:r>
            <w:r>
              <w:rPr>
                <w:rFonts w:ascii="Arial" w:hAnsi="Arial" w:cs="Arial"/>
                <w:color w:val="000000"/>
                <w:sz w:val="18"/>
              </w:rPr>
              <w:t>Слишком большой срок увеличивает риск использования оставленной сессии.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Забыть сессию пользователя при закрытии окна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Завершает веб-сеанс при закрытии окна браузера. При включении повторное открытие требует входа; при отключении браузерная сессия может сохраняться до обычного истечения.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Поля, которые следует учитывать при поиске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поля профиля, используемые при поиске пользователей. Добавление полей расширяет поиск, но может сделать доступными для поиска служебные сведения.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Список каталогов по умолчанию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начальное представление каталога: каналы или пользователи. Влияет на стартовый вид каталога для пользователей; не изменяет права доступа.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невидимый статус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выбирать невидимый статус. При включении пользователь может не отображать присутствие; это влияет на ожидания коллег и сценарии доступности.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40" w:name="sec052"/>
      <w:bookmarkStart w:id="141" w:name="_Toc234250505"/>
      <w:r>
        <w:t>Учётные записи → Регистрация</w:t>
      </w:r>
      <w:bookmarkEnd w:id="140"/>
      <w:bookmarkEnd w:id="141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Отправить электронное письмо пользователю, когда пользователь активирован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Отправляет письмо пользователю при активации его учётной записи. Требует корректной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-настройки. При отключении пользователь не получает подтверждение активации по электронной почте.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Отправить письмо пользователю, когда пользователь деактивирован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Отправляет письмо пользователю при деактивации учётной записи. При включении пользователь получает служебное уведомление о блокировке.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администратор должен использовать другой канал коммуникации.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Префикс имени пользователя по умолчанию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префикс для автоматически предлагаемого логина. Влияет на формирование подсказок при регистрации; не заменяет требования уникальности логина.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Требуется имя для регистрации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Делает имя обязательным полем регистрации. При включении регистрация без имени невозможна; при отключении в каталоге и сообщениях могут появиться неполные профили.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Запрашивать подтверждение пароля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Добавляет повторный ввод пароля при регистрации. При включении снижает риск опечатки в пароле; при отключении регистрация выполняется быстрее, но возможна ошибка ввода.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Подтверждение адреса электронной почты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Требует подтверждения адреса электронной почты. Требует работающей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-настройки. При включении неподтверждённый адрес не следует считать надёжным для уведомлений и восстановления.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Отметить электронную почту для внешних учетных записей проверенной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Считает адреса, полученные из внешних источников идентификации, подтверждёнными. При включении доверие к адресу переносится на внешний источник. Включать только для контролируемых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SSO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-провайдеров.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Подверждать новых пользователей вручную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Требует ручного одобрения новых пользователей. При включении новые учётные записи ожидают действий администратора; при отключении регистрация завершается без такого этапа.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Список разрешенных доменов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Ограничивает регистрацию адресами из перечисленных доменов. При заполнении регистрация с другими доменами недоступна. </w:t>
            </w:r>
            <w:r>
              <w:rPr>
                <w:rFonts w:ascii="Arial" w:hAnsi="Arial" w:cs="Arial"/>
                <w:color w:val="000000"/>
                <w:sz w:val="18"/>
              </w:rPr>
              <w:t>Пустое значение не создаёт такого ограничения.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Список запрещённых доменов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Запрещает регистрацию адресами из перечисленных доменов. Адреса из списка не принимаются. Ошибка в домене блокирует легитимных пользователей.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Список заблокированных пользователей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Запрещает использование перечисленных логинов. Предотвращает регистрацию зарезервированных или нежелательных логинов. </w:t>
            </w:r>
            <w:r>
              <w:rPr>
                <w:rFonts w:ascii="Arial" w:hAnsi="Arial" w:cs="Arial"/>
                <w:color w:val="000000"/>
                <w:sz w:val="18"/>
              </w:rPr>
              <w:t>Ошибочная запись блокирует выбранный логин.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Использовать список запрещённых доменов по умолчанию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Применяет встроенный список запрещённых доменов. При отключении действует только вручную заданный список; проверить соответствие корпоративной политике.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Использовать DNS проверку доменов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Проверяет домен адреса через </w:t>
            </w:r>
            <w:r>
              <w:rPr>
                <w:rFonts w:ascii="Arial" w:hAnsi="Arial" w:cs="Arial"/>
                <w:color w:val="000000"/>
                <w:sz w:val="18"/>
              </w:rPr>
              <w:t>DNS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При включении регистрация зависит от доступности </w:t>
            </w:r>
            <w:r>
              <w:rPr>
                <w:rFonts w:ascii="Arial" w:hAnsi="Arial" w:cs="Arial"/>
                <w:color w:val="000000"/>
                <w:sz w:val="18"/>
              </w:rPr>
              <w:t>DNS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 корректности доменной записи; может отклонить адрес при временной ошибке </w:t>
            </w:r>
            <w:r>
              <w:rPr>
                <w:rFonts w:ascii="Arial" w:hAnsi="Arial" w:cs="Arial"/>
                <w:color w:val="000000"/>
                <w:sz w:val="18"/>
              </w:rPr>
              <w:t>DNS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Регистрационная форма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режим регистрационной формы: открытая, отключённая или по секретному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Открытая форма разрешает самостоятельную регистрацию; отключённая запрещает её; секретный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ограничивает регистрацию знанием специальной ссылки.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Секретный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-адрес регистрационной формы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секретную часть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формы регистрации. При смене ранее распространённая ссылка перестаёт работать. </w:t>
            </w:r>
            <w:r>
              <w:rPr>
                <w:rFonts w:ascii="Arial" w:hAnsi="Arial" w:cs="Arial"/>
                <w:color w:val="000000"/>
                <w:sz w:val="18"/>
              </w:rPr>
              <w:t>Значение необходимо хранить как секрет.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Текст замены ссылки регистрационной формы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текст, заменяющий ссылку регистрации при отключённой форме. </w:t>
            </w:r>
            <w:r>
              <w:rPr>
                <w:rFonts w:ascii="Arial" w:hAnsi="Arial" w:cs="Arial"/>
                <w:color w:val="000000"/>
                <w:sz w:val="18"/>
              </w:rPr>
              <w:t>Влияет только на сообщение интерфейса; не открывает регистрацию.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Регистрация сервисами проверки подлинности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создание учётных записей через внешние сервисы аутентификации. При отключении внешняя аутентификация не создаёт новых пользователей. Существующие пользователи требуют отдельной проверки сценария входа.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Роли по-умолчанию для сервисов аутентификации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роли по умолчанию для пользователей, созданных через внешнюю аутентификацию. Неправильная роль может дать избыточные права всем новым </w:t>
            </w:r>
            <w:r>
              <w:rPr>
                <w:rFonts w:ascii="Arial" w:hAnsi="Arial" w:cs="Arial"/>
                <w:color w:val="000000"/>
                <w:sz w:val="18"/>
              </w:rPr>
              <w:t>SSO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-пользователям; использовать минимальную базовую роль.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Роли по умолчанию для пользователей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роли по умолчанию для ручной регистрации и регистрации через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Изменение влияет на новых пользователей. Назначение привилегированной роли создаёт риск массового избыточного доступа.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Восстановление пароля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восстановление пароля. При включении требуется рабочая отправка почты. При отключении сброс пароля выполняет администратор или внешний </w:t>
            </w:r>
            <w:r>
              <w:rPr>
                <w:rFonts w:ascii="Arial" w:hAnsi="Arial" w:cs="Arial"/>
                <w:color w:val="000000"/>
                <w:sz w:val="18"/>
              </w:rPr>
              <w:t>IAM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-провайдер.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Accounts_CustomFields (переведено)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схему дополнительных полей профиля. Неверный </w:t>
            </w:r>
            <w:r>
              <w:rPr>
                <w:rFonts w:ascii="Arial" w:hAnsi="Arial" w:cs="Arial"/>
                <w:color w:val="000000"/>
                <w:sz w:val="18"/>
              </w:rPr>
              <w:t>JSON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нарушает отображение или сохранение полей. Поля могут содержать персональные данные; их состав и видимость следует согласовать.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42" w:name="sec053"/>
      <w:bookmarkStart w:id="143" w:name="_Toc234250506"/>
      <w:r>
        <w:t>Учётные записи → Аватар</w:t>
      </w:r>
      <w:bookmarkEnd w:id="142"/>
      <w:bookmarkEnd w:id="143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Изменение размера аватара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изменение размера загружаемых аватаров. При включении ограничивает размер отображаемых аватаров; при отключении увеличиваются требования к хранению и передаче изображений.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Размер аватара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целевой размер аватара при включённом изменении размера. Большее значение повышает детализацию и объём файлов; меньшее снижает трафик, но ухудшает качество.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Время кэширования аватара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срок кэширования аватаров </w:t>
            </w:r>
            <w:r>
              <w:rPr>
                <w:rFonts w:ascii="Arial" w:hAnsi="Arial" w:cs="Arial"/>
                <w:color w:val="000000"/>
                <w:sz w:val="18"/>
              </w:rPr>
              <w:t>HTTP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-клиентами. Увеличение снижает число запросов, но обновлённые аватары отображаются позже.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Блокировать не авторизованный доступ к аватарам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Закрывает доступ к аватарам для неавторизованных посетителей. При включении ссылки на аватары вне активной сессии не работают. Это снижает утечку сведений о пользователях.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44" w:name="sec054"/>
      <w:bookmarkStart w:id="145" w:name="_Toc234250507"/>
      <w:r>
        <w:t>Учётные записи → Политика паролей</w:t>
      </w:r>
      <w:bookmarkEnd w:id="144"/>
      <w:bookmarkEnd w:id="145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 политику паролей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политику сложности пароля. После включения требования применяются к новым паролям; существующие пароли не изменяются автоматически.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Минимальная длина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минимальную длину пароля. Малое значение снижает стойкость паролей; слишком большое увеличивает риск небезопасных способов хранения пользователями.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Максимальная длина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максимальную длину пароля; значение -1 отключает ограничение. </w:t>
            </w:r>
            <w:r>
              <w:rPr>
                <w:rFonts w:ascii="Arial" w:hAnsi="Arial" w:cs="Arial"/>
                <w:color w:val="000000"/>
                <w:sz w:val="18"/>
              </w:rPr>
              <w:t>Слишком малое значение ограничивает использование длинных парольных фраз.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Запретить повторяющиеся символы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Запрещает подряд идущие повторяющиеся символы. При включении отдельные простые шаблоны паролей отклоняются.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Макс Повторяющихся Символов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допустимое число подряд повторяющихся символов. Меньшее значение строже ограничивает повторы; нереалистично малое значение ухудшает удобство.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Хотя бы одну букву в нижнем регистре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Требует хотя бы одну строчную букву. При включении пароль без строчных букв не принимается.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Хотя бы одну букву в верхнем регистре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Требует хотя бы одну заглавную букву. При включении пароль без заглавных букв не принимается.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Хотя бы одну цифру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Требует хотя бы одну цифру. При включении пароль без цифры не принимается.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Хотя бы один специальный символ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Требует хотя бы один специальный символ. При включении пароль без специального символа не принимается.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 историю паролей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историю ранее использованных паролей. При включении пользователь не сможет повторно использовать пароли из заданной глубины истории.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Длина истории паролей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число предыдущих паролей, запрещённых для повторного использования. Большее значение уменьшает повторное использование, но повышает требования к защите хэшей истории.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46" w:name="sec055"/>
      <w:bookmarkStart w:id="147" w:name="_Toc234250508"/>
      <w:r>
        <w:t>Протокол LDAP</w:t>
      </w:r>
      <w:bookmarkEnd w:id="146"/>
      <w:bookmarkEnd w:id="147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 LDAP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аутентификацию и поиск пользователей через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При включении становятся активны параметры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</w:rPr>
              <w:t>Неверная конфигурация блокирует вход LDAP-пользователей.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Тип сервера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профиль каталога: </w:t>
            </w:r>
            <w:r>
              <w:rPr>
                <w:rFonts w:ascii="Arial" w:hAnsi="Arial" w:cs="Arial"/>
                <w:color w:val="000000"/>
                <w:sz w:val="18"/>
              </w:rPr>
              <w:t>Active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Directory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иной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-сервер. </w:t>
            </w:r>
            <w:r>
              <w:rPr>
                <w:rFonts w:ascii="Arial" w:hAnsi="Arial" w:cs="Arial"/>
                <w:color w:val="000000"/>
                <w:sz w:val="18"/>
              </w:rPr>
              <w:t>От выбора зависят имена полей поиска и сопоставления пользователей.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Хост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DNS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-имя или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-сервера. Неверное значение делает каталог недоступным. </w:t>
            </w:r>
            <w:r>
              <w:rPr>
                <w:rFonts w:ascii="Arial" w:hAnsi="Arial" w:cs="Arial"/>
                <w:color w:val="000000"/>
                <w:sz w:val="18"/>
              </w:rPr>
              <w:t>Использовать внутреннее имя, доступное с прикладного сервера.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LDAP порт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сетевой порт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-сервера. Должен соответствовать выбранному режиму шифрования и настройке межсетевого экрана.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Переподключение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повторное подключение при разрыве соединения с каталогом. При включении сервис пытается восстановить связь; при отключении сбой соединения сохраняется до следующего сценария подключения.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Резервная авторизация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резервный вход без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при ошибке внешнего каталога. При включении локальная учётная запись может использоваться при недоступности каталога. </w:t>
            </w:r>
            <w:r>
              <w:rPr>
                <w:rFonts w:ascii="Arial" w:hAnsi="Arial" w:cs="Arial"/>
                <w:color w:val="000000"/>
                <w:sz w:val="18"/>
              </w:rPr>
              <w:t>Включать только при определённой политике аварийного доступа.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</w:t>
            </w:r>
            <w:r>
              <w:rPr>
                <w:rFonts w:ascii="Arial" w:hAnsi="Arial" w:cs="Arial"/>
                <w:color w:val="000000"/>
                <w:sz w:val="18"/>
              </w:rPr>
              <w:t>bind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-аутентификацию к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перед поиском. При включении используются учётные данные технической учётной записи.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поиск выполняется без этого bind-сценария.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User DN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DN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технической учётной записи для </w:t>
            </w:r>
            <w:r>
              <w:rPr>
                <w:rFonts w:ascii="Arial" w:hAnsi="Arial" w:cs="Arial"/>
                <w:color w:val="000000"/>
                <w:sz w:val="18"/>
              </w:rPr>
              <w:t>bind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-аутентификации. Неверный </w:t>
            </w:r>
            <w:r>
              <w:rPr>
                <w:rFonts w:ascii="Arial" w:hAnsi="Arial" w:cs="Arial"/>
                <w:color w:val="000000"/>
                <w:sz w:val="18"/>
              </w:rPr>
              <w:t>DN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не позволит выполнить поиск. </w:t>
            </w:r>
            <w:r>
              <w:rPr>
                <w:rFonts w:ascii="Arial" w:hAnsi="Arial" w:cs="Arial"/>
                <w:color w:val="000000"/>
                <w:sz w:val="18"/>
              </w:rPr>
              <w:t>Значение является служебной учётной записью и подлежит защите.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Пароль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пароль технической учётной записи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Неверный пароль останавливает </w:t>
            </w:r>
            <w:r>
              <w:rPr>
                <w:rFonts w:ascii="Arial" w:hAnsi="Arial" w:cs="Arial"/>
                <w:color w:val="000000"/>
                <w:sz w:val="18"/>
              </w:rPr>
              <w:t>bind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-аутентификацию. </w:t>
            </w:r>
            <w:r>
              <w:rPr>
                <w:rFonts w:ascii="Arial" w:hAnsi="Arial" w:cs="Arial"/>
                <w:color w:val="000000"/>
                <w:sz w:val="18"/>
              </w:rPr>
              <w:t>Значение хранить и передавать как секрет.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Шифрование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Выбирает режим соединения: без шифрования, </w:t>
            </w:r>
            <w:r>
              <w:rPr>
                <w:rFonts w:ascii="Arial" w:hAnsi="Arial" w:cs="Arial"/>
                <w:color w:val="000000"/>
                <w:sz w:val="18"/>
              </w:rPr>
              <w:t>StartTLS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</w:t>
            </w:r>
            <w:r>
              <w:rPr>
                <w:rFonts w:ascii="Arial" w:hAnsi="Arial" w:cs="Arial"/>
                <w:color w:val="000000"/>
                <w:sz w:val="18"/>
              </w:rPr>
              <w:t>SSL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LDAPS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Нешифрованный режим передаёт учётные данные без транспортной защиты. Режим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LDAPS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требует корректного сертификата.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Сертификат CA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доверенный сертификат </w:t>
            </w:r>
            <w:r>
              <w:rPr>
                <w:rFonts w:ascii="Arial" w:hAnsi="Arial" w:cs="Arial"/>
                <w:color w:val="000000"/>
                <w:sz w:val="18"/>
              </w:rPr>
              <w:t>CA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LDAPS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Неверный или неполный сертификат приводит к ошибке проверки сервера; не использовать для обхода проверки подлинности.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Отклонить неавторизованных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Запрещает подключение к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-серверу с недоверенным сертификатом. При включении защищает от подмены сервера; при отключении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-соединение может приниматься с недействительным сертификатом.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Тайм-аут (мс)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общий тайм-аут ожидания результата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-запроса в миллисекундах. Слишком малое значение вызывает ложные ошибки при медленном каталоге; слишком большое удерживает запросы дольше.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Таймаут соединения (мсек)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тайм-аут установления соединения с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миллисекундах. При слишком малом значении возможны ошибки подключения; большое значение задерживает отказ при недоступном сервере.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Таймаут бездействия (мсек)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срок простоя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-соединения до закрытия в миллисекундах. </w:t>
            </w:r>
            <w:r>
              <w:rPr>
                <w:rFonts w:ascii="Arial" w:hAnsi="Arial" w:cs="Arial"/>
                <w:color w:val="000000"/>
                <w:sz w:val="18"/>
              </w:rPr>
              <w:t>Малое значение увеличивает число переподключений; большое удерживает соединения дольше.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Найти пользователя после входа в систему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Выполняет поиск пользователя в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при входе. При включении профиль и допуск зависят от актуального результата поиска.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проверка при входе не выполняется.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Base DN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базовый </w:t>
            </w:r>
            <w:r>
              <w:rPr>
                <w:rFonts w:ascii="Arial" w:hAnsi="Arial" w:cs="Arial"/>
                <w:color w:val="000000"/>
                <w:sz w:val="18"/>
              </w:rPr>
              <w:t>DN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, откуда выполняется поиск пользователей. Слишком широкий </w:t>
            </w:r>
            <w:r>
              <w:rPr>
                <w:rFonts w:ascii="Arial" w:hAnsi="Arial" w:cs="Arial"/>
                <w:color w:val="000000"/>
                <w:sz w:val="18"/>
              </w:rPr>
              <w:t>DN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увеличивает объём поиска; слишком узкий исключает нужных пользователей.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Фильтр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-фильтр выбора пользователей. Ошибка синтаксиса или атрибутов приводит к отсутствию найденных пользователей либо к избыточной выборке.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Область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область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-поиска относительно </w:t>
            </w:r>
            <w:r>
              <w:rPr>
                <w:rFonts w:ascii="Arial" w:hAnsi="Arial" w:cs="Arial"/>
                <w:color w:val="000000"/>
                <w:sz w:val="18"/>
              </w:rPr>
              <w:t>Base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DN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Более широкая область находит вложенные объекты, но увеличивает нагрузку и объём выборки.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F42A8B" w:rsidRDefault="00E04207">
            <w:pPr>
              <w:spacing w:after="20"/>
              <w:rPr>
                <w:lang w:val="en-US"/>
              </w:rPr>
            </w:pP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LDAP_AD_User_Search_Field (</w:t>
            </w:r>
            <w:r>
              <w:rPr>
                <w:rFonts w:ascii="Arial" w:hAnsi="Arial" w:cs="Arial"/>
                <w:color w:val="000000"/>
                <w:sz w:val="18"/>
              </w:rPr>
              <w:t>переведено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поле поиска логина для профиля </w:t>
            </w:r>
            <w:r>
              <w:rPr>
                <w:rFonts w:ascii="Arial" w:hAnsi="Arial" w:cs="Arial"/>
                <w:color w:val="000000"/>
                <w:sz w:val="18"/>
              </w:rPr>
              <w:t>Active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Directory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Неверное поле не позволит сопоставить вводимый логин с записью каталога.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поиска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поле поиска логина для стандартного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Неверное поле не позволит сопоставить вводимый логин с записью каталога.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Размер страницы поиска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число записей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одной странице поиска. Большой размер снижает число запросов, но повышает нагрузку на каталог и размер ответа.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Ограничение размера поиска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верхний предел записей, получаемых одним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-поиском. Низкое значение может не охватить всех пользователей; чрезмерное увеличивает нагрузку.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Включить фильтр групп пользователей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дополнительное ограничение входа или поиска членством в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-группе. При включении пользователи вне указанной группы не проходят этот фильтр. </w:t>
            </w:r>
            <w:r>
              <w:rPr>
                <w:rFonts w:ascii="Arial" w:hAnsi="Arial" w:cs="Arial"/>
                <w:color w:val="000000"/>
                <w:sz w:val="18"/>
              </w:rPr>
              <w:t>Ошибка параметров может заблокировать всех LDAP-пользователей.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Group ObjectClass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objectClass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объекта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-группы. Неверное значение не позволит распознать группы требуемого типа.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Атрибуты Group ID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атрибут идентификатора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-группы. Неверный атрибут нарушает выбор группы.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Group Member Attribute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атрибут, содержащий членов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-группы. Неверный атрибут приводит к неверной проверке членства.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Group Member Format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формат значения члена группы, если каталог требует преобразования. Некорректный формат приводит к ложному отказу в доступе или ошибочной выборке.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Имя группы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имя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-группы, допускающей пользователя. Смена имени меняет круг допускаемых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-пользователей после следующей проверки.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уникального идентификатора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атрибут уникального идентификатора, связывающий запись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 пользователя </w:t>
            </w:r>
            <w:r>
              <w:rPr>
                <w:rFonts w:ascii="Arial" w:hAnsi="Arial" w:cs="Arial"/>
                <w:color w:val="000000"/>
                <w:sz w:val="18"/>
              </w:rPr>
              <w:t>UnicChat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Изменение поля после эксплуатации может создать дубликаты или нарушить привязку существующих пользователей.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Объединить существующих пользователей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объединять существующих пользователей с найденными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-записями. Ошибочное объединение может связать чужую учётную запись с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-профилем; выполнять только после теста на копии данных.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Обновить данные пользователя при входе в систему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Обновляет сопоставленные данные пользователя из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при входе. При включении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становится источником полей профиля; ручные изменения таких полей могут перезаписываться.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Обновлять данные пользователя при входе через сервисы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Обновляет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-данные при входе через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>, если включено обновление при входе. Совмещает два внешних источника идентификации. Ошибка сопоставления способна изменить не того пользователя.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Домен по умолчанию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домен для формирования адреса электронной почты, когда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не возвращает адрес. При заполнении система формирует адрес из логина или уникального идентификатора. </w:t>
            </w:r>
            <w:r>
              <w:rPr>
                <w:rFonts w:ascii="Arial" w:hAnsi="Arial" w:cs="Arial"/>
                <w:color w:val="000000"/>
                <w:sz w:val="18"/>
              </w:rPr>
              <w:t>Неверный домен создаёт непригодные для уведомлений адреса.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F42A8B" w:rsidRDefault="00E04207">
            <w:pPr>
              <w:spacing w:after="20"/>
              <w:rPr>
                <w:lang w:val="en-US"/>
              </w:rPr>
            </w:pP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LDAP_AD_Username_Field (</w:t>
            </w:r>
            <w:r>
              <w:rPr>
                <w:rFonts w:ascii="Arial" w:hAnsi="Arial" w:cs="Arial"/>
                <w:color w:val="000000"/>
                <w:sz w:val="18"/>
              </w:rPr>
              <w:t>переведено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Задаёт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атрибут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 xml:space="preserve"> Active Directory </w:t>
            </w:r>
            <w:r>
              <w:rPr>
                <w:rFonts w:ascii="Arial" w:hAnsi="Arial" w:cs="Arial"/>
                <w:color w:val="000000"/>
                <w:sz w:val="18"/>
              </w:rPr>
              <w:t>для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логина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 xml:space="preserve"> UnicChat. </w:t>
            </w:r>
            <w:r w:rsidRPr="0014164A">
              <w:rPr>
                <w:rFonts w:ascii="Arial" w:hAnsi="Arial" w:cs="Arial"/>
                <w:color w:val="000000"/>
                <w:sz w:val="18"/>
              </w:rPr>
              <w:t>Неверный атрибут создаёт пустые или несопоставимые логины.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"Имя пользователя"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 xml:space="preserve">Задаёт LDAP-атрибут для логина UnicChat. </w:t>
            </w:r>
            <w:r w:rsidRPr="0014164A">
              <w:rPr>
                <w:rFonts w:ascii="Arial" w:hAnsi="Arial" w:cs="Arial"/>
                <w:color w:val="000000"/>
                <w:sz w:val="18"/>
              </w:rPr>
              <w:t>Неверный атрибут создаёт пустые или несопоставимые логины.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F42A8B" w:rsidRDefault="00E04207">
            <w:pPr>
              <w:spacing w:after="20"/>
              <w:rPr>
                <w:lang w:val="en-US"/>
              </w:rPr>
            </w:pP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LDAP_AD_Email_Field (</w:t>
            </w:r>
            <w:r>
              <w:rPr>
                <w:rFonts w:ascii="Arial" w:hAnsi="Arial" w:cs="Arial"/>
                <w:color w:val="000000"/>
                <w:sz w:val="18"/>
              </w:rPr>
              <w:t>переведено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атрибут </w:t>
            </w:r>
            <w:r>
              <w:rPr>
                <w:rFonts w:ascii="Arial" w:hAnsi="Arial" w:cs="Arial"/>
                <w:color w:val="000000"/>
                <w:sz w:val="18"/>
              </w:rPr>
              <w:t>Active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Directory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электронной почты пользователя. </w:t>
            </w:r>
            <w:r>
              <w:rPr>
                <w:rFonts w:ascii="Arial" w:hAnsi="Arial" w:cs="Arial"/>
                <w:color w:val="000000"/>
                <w:sz w:val="18"/>
              </w:rPr>
              <w:t>Неверный атрибут нарушает уведомления и восстановление доступа.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адреса электронной почты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-атрибут для электронной почты пользователя. Неверный атрибут нарушает уведомления и восстановление доступа.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F42A8B" w:rsidRDefault="00E04207">
            <w:pPr>
              <w:spacing w:after="20"/>
              <w:rPr>
                <w:lang w:val="en-US"/>
              </w:rPr>
            </w:pP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LDAP_AD_Name_Field (</w:t>
            </w:r>
            <w:r>
              <w:rPr>
                <w:rFonts w:ascii="Arial" w:hAnsi="Arial" w:cs="Arial"/>
                <w:color w:val="000000"/>
                <w:sz w:val="18"/>
              </w:rPr>
              <w:t>переведено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>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атрибут </w:t>
            </w:r>
            <w:r>
              <w:rPr>
                <w:rFonts w:ascii="Arial" w:hAnsi="Arial" w:cs="Arial"/>
                <w:color w:val="000000"/>
                <w:sz w:val="18"/>
              </w:rPr>
              <w:t>Active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Directory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отображаемого имени. Неверный атрибут создаёт пустые или некорректные имена в каталоге и сообщениях.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имени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-атрибут для отображаемого имени. Неверный атрибут создаёт пустые или некорректные имена в каталоге и сообщениях.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Синхронизация пользовательских аватаров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загрузку аватара пользователя из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При включении ручной аватар может заменяться данными каталога; нужно подтвердить доступный формат атрибута.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Пользовательский аватар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LDAP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-атрибут, содержащий аватар. Неверный атрибут приводит к ошибке загрузки или отсутствию аватара.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48" w:name="sec056"/>
      <w:bookmarkStart w:id="149" w:name="_Toc234250509"/>
      <w:r>
        <w:t>OAuth → Пользовательский OAuth/OIDC</w:t>
      </w:r>
      <w:bookmarkEnd w:id="148"/>
      <w:bookmarkEnd w:id="149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Имя OAuth сервиса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уникальное имя внешнего сервиса входа. Имя участвует в идентификации конфигурации и </w:t>
            </w:r>
            <w:r>
              <w:rPr>
                <w:rFonts w:ascii="Arial" w:hAnsi="Arial" w:cs="Arial"/>
                <w:color w:val="000000"/>
                <w:sz w:val="18"/>
              </w:rPr>
              <w:t>callback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</w:t>
            </w:r>
            <w:r>
              <w:rPr>
                <w:rFonts w:ascii="Arial" w:hAnsi="Arial" w:cs="Arial"/>
                <w:color w:val="000000"/>
                <w:sz w:val="18"/>
              </w:rPr>
              <w:t>Изменение нарушает ранее зарегистрированный обратный адрес у провайдера.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конкретный настроенный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-сервис. При включении сервис становится доступен для входа.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вход через него прекращается.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Идентификатор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идентификатор клиента, выданный провайдером. Неверное значение приводит к отказу авторизации у провайдера.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Ключ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секрет клиента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Компрометация секрета позволяет атакующему выдавать себя за приложение; хранить как секрет и ротировать при утечке.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Путь к авторизации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endpoint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>, на который пользователь перенаправляется для авторизации. Неверный путь делает вход невозможным или направляет пользователя на неверный сервис.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Token Path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endpoint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обмена кода авторизации на токен. Неверный путь останавливает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flow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после успешной авторизации пользователя.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Identity Path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endpoint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получения данных пользователя. Неверный путь или формат ответа не позволит создать или сопоставить пользователя.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Область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запрашиваемые </w:t>
            </w:r>
            <w:r>
              <w:rPr>
                <w:rFonts w:ascii="Arial" w:hAnsi="Arial" w:cs="Arial"/>
                <w:color w:val="000000"/>
                <w:sz w:val="18"/>
              </w:rPr>
              <w:t>scopes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OAuth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>/</w:t>
            </w:r>
            <w:r>
              <w:rPr>
                <w:rFonts w:ascii="Arial" w:hAnsi="Arial" w:cs="Arial"/>
                <w:color w:val="000000"/>
                <w:sz w:val="18"/>
              </w:rPr>
              <w:t>OIDC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Недостаточные </w:t>
            </w:r>
            <w:r>
              <w:rPr>
                <w:rFonts w:ascii="Arial" w:hAnsi="Arial" w:cs="Arial"/>
                <w:color w:val="000000"/>
                <w:sz w:val="18"/>
              </w:rPr>
              <w:t>scopes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не вернут нужные атрибуты; избыточные запрашивают больше данных, чем требуется.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Token Sent Via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Определяет, передаются ли данные клиента в заголовке или параметрах при обмене кода на токен. Должно совпадать с требованиями провайдера. Неверное значение приводит к ошибке </w:t>
            </w:r>
            <w:r>
              <w:rPr>
                <w:rFonts w:ascii="Arial" w:hAnsi="Arial" w:cs="Arial"/>
                <w:color w:val="000000"/>
                <w:sz w:val="18"/>
              </w:rPr>
              <w:t>token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endpoint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Identity Token Sent Via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способ передачи </w:t>
            </w:r>
            <w:r>
              <w:rPr>
                <w:rFonts w:ascii="Arial" w:hAnsi="Arial" w:cs="Arial"/>
                <w:color w:val="000000"/>
                <w:sz w:val="18"/>
              </w:rPr>
              <w:t>access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token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при запросе профиля. Неверное значение приводит к отказу </w:t>
            </w:r>
            <w:r>
              <w:rPr>
                <w:rFonts w:ascii="Arial" w:hAnsi="Arial" w:cs="Arial"/>
                <w:color w:val="000000"/>
                <w:sz w:val="18"/>
              </w:rPr>
              <w:t>endpoint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профиля.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Имя параметра для токена доступа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имя параметра </w:t>
            </w:r>
            <w:r>
              <w:rPr>
                <w:rFonts w:ascii="Arial" w:hAnsi="Arial" w:cs="Arial"/>
                <w:color w:val="000000"/>
                <w:sz w:val="18"/>
              </w:rPr>
              <w:t>access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token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, когда токен передаётся параметром. </w:t>
            </w:r>
            <w:r>
              <w:rPr>
                <w:rFonts w:ascii="Arial" w:hAnsi="Arial" w:cs="Arial"/>
                <w:color w:val="000000"/>
                <w:sz w:val="18"/>
              </w:rPr>
              <w:t>Неверное имя не позволит провайдеру принять токен.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Ключевое поле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уникальное поле профиля, по которому выполняется сопоставление пользователя. Изменение поля после внедрения может создать дубликаты или связать учётные записи неверно.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"логин"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поле ответа провайдера для логина </w:t>
            </w:r>
            <w:r>
              <w:rPr>
                <w:rFonts w:ascii="Arial" w:hAnsi="Arial" w:cs="Arial"/>
                <w:color w:val="000000"/>
                <w:sz w:val="18"/>
              </w:rPr>
              <w:t>UnicChat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Неверное поле создаёт пустые или несопоставимые логины.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"электронная почта"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поле ответа провайдера для адреса электронной почты. Неверное поле нарушает уведомления и восстановление доступа.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Поле Имени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поле ответа провайдера для отображаемого имени. Неверное поле приводит к неполным профилям.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Аватар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поле ответа провайдера для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данных аватара. Включать только если провайдер возвращает доверенный формат; иначе аватар не загрузится или будет запрашиваться внешний ресурс.</w:t>
            </w:r>
          </w:p>
        </w:tc>
      </w:tr>
      <w:tr w:rsidR="00F12227" w:rsidRPr="00150852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50852" w:rsidRDefault="00E04207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150852">
              <w:rPr>
                <w:rFonts w:ascii="Arial" w:hAnsi="Arial" w:cs="Arial"/>
                <w:sz w:val="18"/>
                <w:szCs w:val="18"/>
              </w:rPr>
              <w:t>Сопоставление ролей/групп с каналами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50852" w:rsidRDefault="00E04207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150852">
              <w:rPr>
                <w:rFonts w:ascii="Arial" w:hAnsi="Arial" w:cs="Arial"/>
                <w:sz w:val="18"/>
                <w:szCs w:val="18"/>
              </w:rPr>
              <w:t>Включает использование ролей или групп, полученных из SSO, для сопоставления пользователя с каналами. При включении пользовательские роли/группы из claim OAuth/OIDC могут применяться к правилам добавления в каналы. Неверное сопоставление может добавить пользователя не в те каналы или не добавить его в нужные каналы.</w:t>
            </w:r>
          </w:p>
        </w:tc>
      </w:tr>
      <w:tr w:rsidR="00F12227" w:rsidRPr="00150852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50852" w:rsidRDefault="00E04207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150852">
              <w:rPr>
                <w:rFonts w:ascii="Arial" w:hAnsi="Arial" w:cs="Arial"/>
                <w:sz w:val="18"/>
                <w:szCs w:val="18"/>
              </w:rPr>
              <w:t>Слияние ролей из SSO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50852" w:rsidRDefault="00E04207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150852">
              <w:rPr>
                <w:rFonts w:ascii="Arial" w:hAnsi="Arial" w:cs="Arial"/>
                <w:sz w:val="18"/>
                <w:szCs w:val="18"/>
              </w:rPr>
              <w:t>Определяет способ применения ролей, полученных от SSO-провайдера. При включении роли из SSO добавляются к уже назначенным локальным ролям пользователя, а локальные роли, не управляемые SSO, сохраняются. При отключении набор синхронизируемых ролей может приводиться к значениям, полученным из SSO и разрешенным настройками синхронизации.</w:t>
            </w:r>
          </w:p>
        </w:tc>
      </w:tr>
      <w:tr w:rsidR="00F12227" w:rsidRPr="00150852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50852" w:rsidRDefault="00E04207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150852">
              <w:rPr>
                <w:rFonts w:ascii="Arial" w:hAnsi="Arial" w:cs="Arial"/>
                <w:sz w:val="18"/>
                <w:szCs w:val="18"/>
              </w:rPr>
              <w:t>Роли для синхронизации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50852" w:rsidRDefault="00E04207">
            <w:pPr>
              <w:spacing w:after="20"/>
              <w:rPr>
                <w:rFonts w:ascii="Arial" w:hAnsi="Arial" w:cs="Arial"/>
                <w:sz w:val="18"/>
                <w:szCs w:val="18"/>
              </w:rPr>
            </w:pPr>
            <w:r w:rsidRPr="00150852">
              <w:rPr>
                <w:rFonts w:ascii="Arial" w:hAnsi="Arial" w:cs="Arial"/>
                <w:sz w:val="18"/>
                <w:szCs w:val="18"/>
              </w:rPr>
              <w:t>Задает список OAuth-ролей, которые разрешено синхронизировать при входе и создании пользователя. Значения указываются через запятую и должны совпадать с именами ролей, приходящих из Keycloak и существующих в UnicChat. Роли, отсутствующие в списке, не используются для синхронизации.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Объединить пользователей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сопоставлять внешний вход с существующей учётной записью. Ошибочное сопоставление может дать доступ к чужой учётной записи. Включать только при уникальном и доверенном ключевом поле.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lastRenderedPageBreak/>
              <w:t>Показать кнопку на Странице Входа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Определяет отображение кнопки внешнего входа на форме входа. При скрытии пользователи не увидят сервис на странице входа, но конфигурация не удаляется.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Вид логина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способ запуска внешней авторизации в интерфейсе. Должен соответствовать политике браузера и провайдера. </w:t>
            </w:r>
            <w:r>
              <w:rPr>
                <w:rFonts w:ascii="Arial" w:hAnsi="Arial" w:cs="Arial"/>
                <w:color w:val="000000"/>
                <w:sz w:val="18"/>
              </w:rPr>
              <w:t>Неверный режим ухудшает или блокирует вход.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Текст кнопки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текст кнопки внешнего входа. Влияет на понятность выбора способа входа, но не на протокол.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Цвет кнопки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фоновый цвет кнопки внешнего входа. Влияет только на интерфейс; недостаточный контраст ухудшает доступность.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Цвет текста кнопки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цвет текста кнопки внешнего входа. Влияет только на интерфейс; недостаточный контраст ухудшает доступность.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50" w:name="sec057"/>
      <w:bookmarkStart w:id="151" w:name="_Toc234250510"/>
      <w:r>
        <w:t>Электронная почта</w:t>
      </w:r>
      <w:bookmarkEnd w:id="150"/>
      <w:bookmarkEnd w:id="151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Протокол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Выбирает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</w:t>
            </w:r>
            <w:r>
              <w:rPr>
                <w:rFonts w:ascii="Arial" w:hAnsi="Arial" w:cs="Arial"/>
                <w:color w:val="000000"/>
                <w:sz w:val="18"/>
              </w:rPr>
              <w:t>SMTPS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исходящей почты. Должен соответствовать режиму почтового сервера. </w:t>
            </w:r>
            <w:r>
              <w:rPr>
                <w:rFonts w:ascii="Arial" w:hAnsi="Arial" w:cs="Arial"/>
                <w:color w:val="000000"/>
                <w:sz w:val="18"/>
              </w:rPr>
              <w:t>Неверный выбор приводит к ошибке соединения или TLS.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SMTP хост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DNS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-имя или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-сервера. Неверное значение делает отправку писем невозможной.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SMTP порт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сетевой порт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-сервера. Должен быть открыт между </w:t>
            </w:r>
            <w:r>
              <w:rPr>
                <w:rFonts w:ascii="Arial" w:hAnsi="Arial" w:cs="Arial"/>
                <w:color w:val="000000"/>
                <w:sz w:val="18"/>
              </w:rPr>
              <w:t>UnicChat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-сервером и соответствовать выбранному режиму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IgnoreTLS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Отключает использование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протокола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Включение снижает защиту учётных данных и содержимого почты. </w:t>
            </w:r>
            <w:r>
              <w:rPr>
                <w:rFonts w:ascii="Arial" w:hAnsi="Arial" w:cs="Arial"/>
                <w:color w:val="000000"/>
                <w:sz w:val="18"/>
              </w:rPr>
              <w:t>Использовать только в контролируемом защищённом сегменте.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Pool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повторное использование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-соединений. При включении снижает накладные расходы при массовой отправке; при ошибочной настройке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-сервера соединения могут удерживаться дольше.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SMTP логин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учётную запись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Неверное значение приводит к отказу аутентификации. </w:t>
            </w:r>
            <w:r>
              <w:rPr>
                <w:rFonts w:ascii="Arial" w:hAnsi="Arial" w:cs="Arial"/>
                <w:color w:val="000000"/>
                <w:sz w:val="18"/>
              </w:rPr>
              <w:t>Хранить как секрет.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SMTP пароль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пароль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-учётной записи. Неверное значение приводит к отказу аутентификации. </w:t>
            </w:r>
            <w:r>
              <w:rPr>
                <w:rFonts w:ascii="Arial" w:hAnsi="Arial" w:cs="Arial"/>
                <w:color w:val="000000"/>
                <w:sz w:val="18"/>
              </w:rPr>
              <w:t>Хранить как секрет.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Адрес электронной почты отправителя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адрес отправителя служебных писем. Домен адреса должен быть разрешён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-сервером. Неверный адрес приводит к отклонению или попаданию писем в спам.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Настройка тестового протокола SMTP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Отправляет тестовое сообщение текущему пользователю после указания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-хоста. Позволяет проверить связность и аутентификацию без ожидания реального события; тест не заменяет проверку всех шаблонов.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Отправлять только обычные текстовые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Переключает служебные письма в текстовый формат. При включении </w:t>
            </w:r>
            <w:r>
              <w:rPr>
                <w:rFonts w:ascii="Arial" w:hAnsi="Arial" w:cs="Arial"/>
                <w:color w:val="000000"/>
                <w:sz w:val="18"/>
              </w:rPr>
              <w:t>HTML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-оформление и </w:t>
            </w:r>
            <w:r>
              <w:rPr>
                <w:rFonts w:ascii="Arial" w:hAnsi="Arial" w:cs="Arial"/>
                <w:color w:val="000000"/>
                <w:sz w:val="18"/>
              </w:rPr>
              <w:t>CSS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не применяются; письма проще для совместимости, но теряют визуальное оформление.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Стиль электронной почты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CSS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-оформление </w:t>
            </w:r>
            <w:r>
              <w:rPr>
                <w:rFonts w:ascii="Arial" w:hAnsi="Arial" w:cs="Arial"/>
                <w:color w:val="000000"/>
                <w:sz w:val="18"/>
              </w:rPr>
              <w:t>HTML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-писем. Синтаксическая ошибка может испортить отображение писем. </w:t>
            </w:r>
            <w:r>
              <w:rPr>
                <w:rFonts w:ascii="Arial" w:hAnsi="Arial" w:cs="Arial"/>
                <w:color w:val="000000"/>
                <w:sz w:val="18"/>
              </w:rPr>
              <w:t>Поле не используется в режиме только текстовых писем.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Тема письма </w:t>
            </w:r>
            <w:r>
              <w:rPr>
                <w:rFonts w:ascii="Arial" w:hAnsi="Arial" w:cs="Arial"/>
                <w:color w:val="000000"/>
                <w:sz w:val="18"/>
              </w:rPr>
              <w:t>Email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личных сообщений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шаблон темы уведомления о личном сообщении. Неверные переменные или разметка приводят к некорректной теме, но не меняют доставку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Тема сообщения электронной почты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шаблон темы уведомления об упоминании. Неверные переменные или разметка приводят к некорректной теме, но не меняют доставку </w:t>
            </w:r>
            <w:r>
              <w:rPr>
                <w:rFonts w:ascii="Arial" w:hAnsi="Arial" w:cs="Arial"/>
                <w:color w:val="000000"/>
                <w:sz w:val="18"/>
              </w:rPr>
              <w:t>SMTP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Упоминание всех вопросов по электронной почте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шаблон темы уведомления о сообщении для всех участников. Неверный шаблон снижает понятность уведомления.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Заголовок письма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HTML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-шаблон верхней части служебных писем. Перед сохранением убрать чужие брендинговые элементы. </w:t>
            </w:r>
            <w:r>
              <w:rPr>
                <w:rFonts w:ascii="Arial" w:hAnsi="Arial" w:cs="Arial"/>
                <w:color w:val="000000"/>
                <w:sz w:val="18"/>
              </w:rPr>
              <w:t>Ошибочный HTML ухудшит отображение во всех затронутых письмах.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Подвал письма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HTML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-шаблон нижней части служебных писем. Перед сохранением убрать чужие ссылки и брендинг. </w:t>
            </w:r>
            <w:r>
              <w:rPr>
                <w:rFonts w:ascii="Arial" w:hAnsi="Arial" w:cs="Arial"/>
                <w:color w:val="000000"/>
                <w:sz w:val="18"/>
              </w:rPr>
              <w:t>Ошибочный HTML ухудшит отображение во всех затронутых письмах.</w:t>
            </w:r>
          </w:p>
        </w:tc>
      </w:tr>
    </w:tbl>
    <w:p w:rsidR="00F12227" w:rsidRDefault="0065221C"/>
    <w:p w:rsidR="00F12227" w:rsidRDefault="00E04207">
      <w:pPr>
        <w:pStyle w:val="Heading2v2"/>
      </w:pPr>
      <w:bookmarkStart w:id="152" w:name="sec058"/>
      <w:bookmarkStart w:id="153" w:name="_Toc234250511"/>
      <w:r>
        <w:t>Загрузка файлов</w:t>
      </w:r>
      <w:bookmarkEnd w:id="152"/>
      <w:bookmarkEnd w:id="153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Загрузка файлов включена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загрузку файлов в рабочей области. При отключении пользователи не смогут добавлять вложения. </w:t>
            </w:r>
            <w:r>
              <w:rPr>
                <w:rFonts w:ascii="Arial" w:hAnsi="Arial" w:cs="Arial"/>
                <w:color w:val="000000"/>
                <w:sz w:val="18"/>
              </w:rPr>
              <w:t>Уже загруженные файлы требуют отдельной проверки доступности.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Максимальный размер загружаемых файлов (в байтах)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максимальный размер загружаемого файла в байтах. Слишком малое значение блокирует рабочие вложения; значение -1 снимает лимит и повышает риск исчерпания диска и канала.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Разрешённые типы файлов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разрешённые </w:t>
            </w:r>
            <w:r>
              <w:rPr>
                <w:rFonts w:ascii="Arial" w:hAnsi="Arial" w:cs="Arial"/>
                <w:color w:val="000000"/>
                <w:sz w:val="18"/>
              </w:rPr>
              <w:t>MIME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-типы файлов. Пустое значение разрешает все типы, кроме запрещённых. </w:t>
            </w:r>
            <w:r>
              <w:rPr>
                <w:rFonts w:ascii="Arial" w:hAnsi="Arial" w:cs="Arial"/>
                <w:color w:val="000000"/>
                <w:sz w:val="18"/>
              </w:rPr>
              <w:t>Неверный список блокирует легитимные вложения.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Запрещенные типы файлов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запрещённые </w:t>
            </w:r>
            <w:r>
              <w:rPr>
                <w:rFonts w:ascii="Arial" w:hAnsi="Arial" w:cs="Arial"/>
                <w:color w:val="000000"/>
                <w:sz w:val="18"/>
              </w:rPr>
              <w:t>MIME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-типы файлов. Имеет приоритет над разрешённым списком. </w:t>
            </w:r>
            <w:r>
              <w:rPr>
                <w:rFonts w:ascii="Arial" w:hAnsi="Arial" w:cs="Arial"/>
                <w:color w:val="000000"/>
                <w:sz w:val="18"/>
              </w:rPr>
              <w:t>Добавление критичных типов снижает риск загрузки опасного контента.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Защитить загруженные файлы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Требует авторизацию для доступа к загруженным файлам. При включении прямые ссылки доступны только авторизованным пользователям.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ссылки могут стать доступными без входа.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Ограничить файлы для участников комнат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Ограничивает доступ к файлам участниками того же чата. При включении дополнительно сужает доступ; может ограничить работу общих ссылок или интеграций.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Поворот изображений при загрузке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Автоматически поворачивает изображения при загрузке по данным ориентации. Улучшает отображение фотографий, но может привести к потере качества после обработки.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Включить защиту </w:t>
            </w:r>
            <w:r>
              <w:rPr>
                <w:rFonts w:ascii="Arial" w:hAnsi="Arial" w:cs="Arial"/>
                <w:color w:val="000000"/>
                <w:sz w:val="18"/>
              </w:rPr>
              <w:t>Json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Web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Tokens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загрузки файлов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Добавляет </w:t>
            </w:r>
            <w:r>
              <w:rPr>
                <w:rFonts w:ascii="Arial" w:hAnsi="Arial" w:cs="Arial"/>
                <w:color w:val="000000"/>
                <w:sz w:val="18"/>
              </w:rPr>
              <w:t>JWT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-защиту к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загруженных файлов. При включении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содержит токен доступа. Неверная настройка секрета или срока действия приведёт к отказу скачивания.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F42A8B" w:rsidRDefault="00E04207">
            <w:pPr>
              <w:spacing w:after="20"/>
              <w:rPr>
                <w:lang w:val="en-US"/>
              </w:rPr>
            </w:pP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 xml:space="preserve">Json Web Token Secret </w:t>
            </w:r>
            <w:r>
              <w:rPr>
                <w:rFonts w:ascii="Arial" w:hAnsi="Arial" w:cs="Arial"/>
                <w:color w:val="000000"/>
                <w:sz w:val="18"/>
              </w:rPr>
              <w:t>Загрузки</w:t>
            </w:r>
            <w:r w:rsidRPr="00F42A8B">
              <w:rPr>
                <w:rFonts w:ascii="Arial" w:hAnsi="Arial" w:cs="Arial"/>
                <w:color w:val="000000"/>
                <w:sz w:val="18"/>
                <w:lang w:val="en-US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Файлов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секрет </w:t>
            </w:r>
            <w:r>
              <w:rPr>
                <w:rFonts w:ascii="Arial" w:hAnsi="Arial" w:cs="Arial"/>
                <w:color w:val="000000"/>
                <w:sz w:val="18"/>
              </w:rPr>
              <w:t>JWT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доступа к файлам. Смена секрета делает ранее созданные токены недействительными. </w:t>
            </w:r>
            <w:r>
              <w:rPr>
                <w:rFonts w:ascii="Arial" w:hAnsi="Arial" w:cs="Arial"/>
                <w:color w:val="000000"/>
                <w:sz w:val="18"/>
              </w:rPr>
              <w:t>Значение хранить как секрет.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Тип хранения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Выбирает тип постоянного хранилища файлов. Смена типа без миграции делает ранее загруженные файлы недоступными. </w:t>
            </w:r>
            <w:r>
              <w:rPr>
                <w:rFonts w:ascii="Arial" w:hAnsi="Arial" w:cs="Arial"/>
                <w:color w:val="000000"/>
                <w:sz w:val="18"/>
              </w:rPr>
              <w:t>Менять только по плану миграции и с резервной копией.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Название Бакета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имя бакета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3-совместимого хранилища. Неверное имя приводит к ошибке загрузки и скачивания.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Access Key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идентификатор ключа доступа к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3-совместимому хранилищу. Неверное значение не даст приложению доступ к бакету. </w:t>
            </w:r>
            <w:r>
              <w:rPr>
                <w:rFonts w:ascii="Arial" w:hAnsi="Arial" w:cs="Arial"/>
                <w:color w:val="000000"/>
                <w:sz w:val="18"/>
              </w:rPr>
              <w:t>Хранить как секрет.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Secret Key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секретный ключ доступа к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3-совместимому хранилищу. Компрометация даёт доступ в пределах разрешений ключа; использовать отдельную учётную запись с минимальными правами.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S3 URL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endpoint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3-совместимого хранилища. Неверный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нарушает загрузку и скачивание. </w:t>
            </w:r>
            <w:r>
              <w:rPr>
                <w:rFonts w:ascii="Arial" w:hAnsi="Arial" w:cs="Arial"/>
                <w:color w:val="000000"/>
                <w:sz w:val="18"/>
              </w:rPr>
              <w:t>Endpoint должен быть доступен приложению и соответствовать TLS/DNS.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Регион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регион для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3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Должен соответствовать требованиям используемого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3-совместимого сервиса; неверное значение вызывает ошибки подписи или маршрутизации.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Версия подписи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версию подписи запросов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3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Должна поддерживаться хранилищем. Неверная версия приводит к ошибкам аутентификации запросов.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Форсировать Path Style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</w:t>
            </w:r>
            <w:r>
              <w:rPr>
                <w:rFonts w:ascii="Arial" w:hAnsi="Arial" w:cs="Arial"/>
                <w:color w:val="000000"/>
                <w:sz w:val="18"/>
              </w:rPr>
              <w:t>path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</w:rPr>
              <w:t>style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адресацию бакета. Используется для части </w:t>
            </w:r>
            <w:r>
              <w:rPr>
                <w:rFonts w:ascii="Arial" w:hAnsi="Arial" w:cs="Arial"/>
                <w:color w:val="000000"/>
                <w:sz w:val="18"/>
              </w:rPr>
              <w:t>S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3-совместимых развертываний. </w:t>
            </w:r>
            <w:r>
              <w:rPr>
                <w:rFonts w:ascii="Arial" w:hAnsi="Arial" w:cs="Arial"/>
                <w:color w:val="000000"/>
                <w:sz w:val="18"/>
              </w:rPr>
              <w:t>Неверный режим приводит к недоступности бакета.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Время истечения срока действия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-адресов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срок действия подписанных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файлов в секундах. Короткий срок повышает защиту, но может прерывать длительное скачивание; длинный срок увеличивает окно доступа по ссылке.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Прокси-аватары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Проксирует аватары через прикладной сервер вместо прямого обращения к хранилищу. При включении скрывает адрес хранилища от клиента, но увеличивает нагрузку на прикладной сервер.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Загрузка прокси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Проксирует загрузку файлов через прикладной сервер вместо прямого обращения к хранилищу. При включении упрощает сетевую изоляцию хранилища, но увеличивает нагрузку и требования к тайм-аутам прикладного сервера.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Системный путь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путь файловой системы для хранения файлов. Каталог должен существовать и быть доступен сервису. Неверный путь приводит к отказам записи; для </w:t>
            </w:r>
            <w:r>
              <w:rPr>
                <w:rFonts w:ascii="Arial" w:hAnsi="Arial" w:cs="Arial"/>
                <w:color w:val="000000"/>
                <w:sz w:val="18"/>
              </w:rPr>
              <w:t>production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использовать только при согласованной архитектуре хранения.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Путь к папке загрузки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папку назначения на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-сервере. Неверный путь приводит к отказу загрузки или записи в неверный каталог.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URL сервера WebDAV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-сервера. Должен быть доступен приложению и иметь корректный </w:t>
            </w:r>
            <w:r>
              <w:rPr>
                <w:rFonts w:ascii="Arial" w:hAnsi="Arial" w:cs="Arial"/>
                <w:color w:val="000000"/>
                <w:sz w:val="18"/>
              </w:rPr>
              <w:t>TLS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-сертификат; неверный адрес делает файлы недоступными.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Имя пользователя WebDAV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имя пользователя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Неверное значение приводит к ошибке доступа. </w:t>
            </w:r>
            <w:r>
              <w:rPr>
                <w:rFonts w:ascii="Arial" w:hAnsi="Arial" w:cs="Arial"/>
                <w:color w:val="000000"/>
                <w:sz w:val="18"/>
              </w:rPr>
              <w:t>Хранить как секрет.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Пароль WebDAV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пароль пользователя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Неверное значение приводит к ошибке доступа. </w:t>
            </w:r>
            <w:r>
              <w:rPr>
                <w:rFonts w:ascii="Arial" w:hAnsi="Arial" w:cs="Arial"/>
                <w:color w:val="000000"/>
                <w:sz w:val="18"/>
              </w:rPr>
              <w:t>Хранить как секрет.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Прокси-аватары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Проксирует аватары через прикладной сервер при хранении в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Скрывает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от клиентов, но увеличивает нагрузку на прикладной сервер.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Загрузка прокси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Проксирует загрузки через прикладной сервер при хранении в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Скрывает </w:t>
            </w:r>
            <w:r>
              <w:rPr>
                <w:rFonts w:ascii="Arial" w:hAnsi="Arial" w:cs="Arial"/>
                <w:color w:val="000000"/>
                <w:sz w:val="18"/>
              </w:rPr>
              <w:t>WebDAV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от клиентов, но увеличивает нагрузку и требования к тайм-аутам.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Загрузка файлов включена в личных сообщениях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загрузку файлов в личных сообщениях. При отключении вложения остаются доступными в каналах, но не в личной переписке.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54" w:name="sec059"/>
      <w:bookmarkStart w:id="155" w:name="_Toc234250512"/>
      <w:r>
        <w:lastRenderedPageBreak/>
        <w:t>Сообщение</w:t>
      </w:r>
      <w:bookmarkEnd w:id="154"/>
      <w:bookmarkEnd w:id="155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Включить миниатюры изображений для экономии трафика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передачу миниатюр изображений вместо оригиналов для предварительного просмотра. При включении снижается трафик; пользователи сохраняют возможность скачать оригинал. При отключении предпросмотр может потреблять больше трафика.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Максимальная ширина миниатюры (в пикселях)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максимальную ширину миниатюры в пикселях. Большое значение повышает качество и трафик; малое ухудшает читаемость.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Максимальная ширина миниатюры (в пикселях)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максимальную высоту миниатюры в пикселях. Большое значение повышает качество и трафик; малое ухудшает читаемость.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Удаление метаданных </w:t>
            </w:r>
            <w:r>
              <w:rPr>
                <w:rFonts w:ascii="Arial" w:hAnsi="Arial" w:cs="Arial"/>
                <w:color w:val="000000"/>
                <w:sz w:val="18"/>
              </w:rPr>
              <w:t>EXIF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из поддерживаемых файлов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Удаляет </w:t>
            </w:r>
            <w:r>
              <w:rPr>
                <w:rFonts w:ascii="Arial" w:hAnsi="Arial" w:cs="Arial"/>
                <w:color w:val="000000"/>
                <w:sz w:val="18"/>
              </w:rPr>
              <w:t>EXIF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-метаданные из поддерживаемых изображений при загрузке. При включении снижает риск утечки геоданных и технических метаданных. Настройка не изменяет уже загруженные файлы.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Активировать запись аудио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пользователям записывать и отправлять аудиосообщения. Требует разрешённого типа аудиофайлов в настройках загрузки.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кнопка записи аудио недоступна.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Битрейт звукового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битрейт кодирования аудиосообщений в кбит/с. Большее значение повышает качество и объём файлов; меньшее снижает нагрузку на сеть и хранилище.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редактирование сообщений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редактировать собственные сообщения. При отключении исправления выполняются только по административным правам или недоступны.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Запретить редактирование сообщений через (</w:t>
            </w:r>
            <w:r>
              <w:rPr>
                <w:rFonts w:ascii="Arial" w:hAnsi="Arial" w:cs="Arial"/>
                <w:color w:val="000000"/>
                <w:sz w:val="18"/>
              </w:rPr>
              <w:t>n</w:t>
            </w:r>
            <w:r w:rsidRPr="0014164A">
              <w:rPr>
                <w:rFonts w:ascii="Arial" w:hAnsi="Arial" w:cs="Arial"/>
                <w:color w:val="000000"/>
                <w:sz w:val="18"/>
              </w:rPr>
              <w:t>) минут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срок после отправки, когда редактирование блокируется; 0 отменяет ограничение. Малое значение усиливает неизменность истории, но ограничивает исправления; 0 оставляет редактирование без временного ограничения.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удаление сообщений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пользователям удалять собственные сообщения. При отключении пользователь не сможет удалить отправленное сообщение без дополнительных прав.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Запретить удаление сообщений через (</w:t>
            </w:r>
            <w:r>
              <w:rPr>
                <w:rFonts w:ascii="Arial" w:hAnsi="Arial" w:cs="Arial"/>
                <w:color w:val="000000"/>
                <w:sz w:val="18"/>
              </w:rPr>
              <w:t>n</w:t>
            </w:r>
            <w:r w:rsidRPr="0014164A">
              <w:rPr>
                <w:rFonts w:ascii="Arial" w:hAnsi="Arial" w:cs="Arial"/>
                <w:color w:val="000000"/>
                <w:sz w:val="18"/>
              </w:rPr>
              <w:t>) минут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срок после отправки, когда удаление блокируется; 0 отменяет ограничение. Малое значение защищает историю от позднего удаления; 0 оставляет удаление без временного ограничения.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нераспознанные слэш команды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Отправляет неизвестную </w:t>
            </w:r>
            <w:r>
              <w:rPr>
                <w:rFonts w:ascii="Arial" w:hAnsi="Arial" w:cs="Arial"/>
                <w:color w:val="000000"/>
                <w:sz w:val="18"/>
              </w:rPr>
              <w:t>slash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-команду как обычное сообщение. При включении текст с префиксом / не блокируется как ошибка команды.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пользователь получает сообщение об отсутствии команды.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пользователю вести переписку с самим собой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пользователю создавать личную переписку с самим собой. При включении доступен личный чат для заметок; не влияет на доступ к другим пользователям.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Всегда искать с помощью регулярного выражения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поиск сообщений через регулярные выражения. Может повысить полноту поиска для неподдерживаемого текстового языка, но увеличивает сложность и нагрузку запросов.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Отображать статус "Удалено"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Показывает системное сообщение после удаления сообщения. При включении участники видят факт удаления.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удаление отображается менее явно.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фильтрацию плохих слов в сообщениях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фильтрацию сообщений по списку запрещённых слов. При включении применяются чёрный и белый списки. </w:t>
            </w:r>
            <w:r>
              <w:rPr>
                <w:rFonts w:ascii="Arial" w:hAnsi="Arial" w:cs="Arial"/>
                <w:color w:val="000000"/>
                <w:sz w:val="18"/>
              </w:rPr>
              <w:t>Неполный список не заменяет модерацию.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Добавить плохие слова в черный список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список запрещённых слов через запятую. Слова из списка фильтруются. Ошибочное значение может затронуть легитимные сообщения.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lastRenderedPageBreak/>
              <w:t>Удалить слова из черного списка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слова, исключённые из фильтра. Используется для снятия ложных срабатываний; широкие исключения ослабляют фильтр.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Сохранять историю редактирования сообщений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Хранит историю редактирования сообщения. При включении увеличивается доказательная база и объём данных.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доступна только актуальная версия сообщения.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Максимальный размер чата для сообщения с упоминанием всех.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Ограничивает число участников канала, на которых действует упоминание @</w:t>
            </w:r>
            <w:r>
              <w:rPr>
                <w:rFonts w:ascii="Arial" w:hAnsi="Arial" w:cs="Arial"/>
                <w:color w:val="000000"/>
                <w:sz w:val="18"/>
              </w:rPr>
              <w:t>all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Низкое значение предотвращает массовые уведомления в больших каналах; 0 снимает ограничение.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Максимально допустимый размер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максимальную длину сообщения, включая сообщения вебхуков. Слишком малое значение обрывает рабочие сообщения; слишком большое повышает риск перегрузки интерфейса и хранилища.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Разрешить преобразование длинных сообщений во вложения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Предлагает отправлять длинные сообщения как текстовое вложение. При включении пользователь может избежать ограничения длины, но содержимое перестаёт быть полнотекстовым сообщением.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Период объединения (в секундах)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период группировки последовательных сообщений одного автора в секундах. Большое значение делает историю визуально компактнее; малое чаще показывает отдельные блоки автора.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Встроенный просмотр ссылок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предварительный просмотр ссылок. При включении сервер обращается к внешним </w:t>
            </w:r>
            <w:r>
              <w:rPr>
                <w:rFonts w:ascii="Arial" w:hAnsi="Arial" w:cs="Arial"/>
                <w:color w:val="000000"/>
                <w:sz w:val="18"/>
              </w:rPr>
              <w:t>URL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для формирования предпросмотра; требуется ограничить внутренние адреса и безопасные порты.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Вставить запрос User Agent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</w:t>
            </w:r>
            <w:r>
              <w:rPr>
                <w:rFonts w:ascii="Arial" w:hAnsi="Arial" w:cs="Arial"/>
                <w:color w:val="000000"/>
                <w:sz w:val="18"/>
              </w:rPr>
              <w:t>User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</w:t>
            </w:r>
            <w:r>
              <w:rPr>
                <w:rFonts w:ascii="Arial" w:hAnsi="Arial" w:cs="Arial"/>
                <w:color w:val="000000"/>
                <w:sz w:val="18"/>
              </w:rPr>
              <w:t>Agent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запросов при формировании предпросмотра ссылок. Некорректное значение может вызвать отказ внешних серверов или затруднить диагностику.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Вставить даты истечения срока действия кеша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срок хранения кэша предпросмотров в днях. Большой срок снижает число внешних запросов, но дольше показывает устаревшую информацию.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Вставить игнорируемые хосты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хосты и </w:t>
            </w:r>
            <w:r>
              <w:rPr>
                <w:rFonts w:ascii="Arial" w:hAnsi="Arial" w:cs="Arial"/>
                <w:color w:val="000000"/>
                <w:sz w:val="18"/>
              </w:rPr>
              <w:t>CIDR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, для которых предпросмотр не выполняется. Использовать для внутренних адресов и служебных диапазонов. Ошибка может открыть путь к </w:t>
            </w:r>
            <w:r>
              <w:rPr>
                <w:rFonts w:ascii="Arial" w:hAnsi="Arial" w:cs="Arial"/>
                <w:color w:val="000000"/>
                <w:sz w:val="18"/>
              </w:rPr>
              <w:t>SSRF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или заблокировать нужные предпросмотры.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Безопасные порты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порты, разрешённые для предпросмотра ссылок. Сужение списка снижает риск обращения к служебным портам. </w:t>
            </w:r>
            <w:r>
              <w:rPr>
                <w:rFonts w:ascii="Arial" w:hAnsi="Arial" w:cs="Arial"/>
                <w:color w:val="000000"/>
                <w:sz w:val="18"/>
              </w:rPr>
              <w:t>Расширять только после оценки безопасности.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Формат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формат времени интерфейса. Изменяет отображение времени для пользователей, но не меняет сами временные метки.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Формат даты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формат даты интерфейса. Изменяет отображение даты для пользователей, но не меняет сами временные метки.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Формат даты и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объединённый формат даты и времени. Изменяет отображение даты и времени, но не меняет сами временные метки.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Максимальная вложенность цитат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максимальную глубину вложенных цитат. Ограничивает чрезмерно длинные цепочки цитирования. </w:t>
            </w:r>
            <w:r>
              <w:rPr>
                <w:rFonts w:ascii="Arial" w:hAnsi="Arial" w:cs="Arial"/>
                <w:color w:val="000000"/>
                <w:sz w:val="18"/>
              </w:rPr>
              <w:t>Малое значение сокращает контекст обсуждения.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Скрыть Системные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типы системных сообщений, скрываемых в чатах. Скрытие уменьшает визуальный шум, но ухудшает прозрачность служебных действий.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DirectMesssage_maxUsers (переведено)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максимальное число участников в групповой личной переписке. Слишком низкое значение ограничит рабочие группы; слишком высокое смешивает сценарии личных чатов и каналов.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lastRenderedPageBreak/>
              <w:t>Тип стирания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Определяет обработку сообщений и файлов при удалении учётной записи. Вариант удаления необратимо удаляет данные; вариант сохранения оставляет историю; вариант отвязки заменяет связь автора. </w:t>
            </w:r>
            <w:r>
              <w:rPr>
                <w:rFonts w:ascii="Arial" w:hAnsi="Arial" w:cs="Arial"/>
                <w:color w:val="000000"/>
                <w:sz w:val="18"/>
              </w:rPr>
              <w:t>Выбирать согласно политике хранения и требованиям к данным.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Список языков, используемых для выделения кода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список языков для подсветки кода. Большой список расширяет подсветку, но может увеличивать объём клиентских ресурсов.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Запись видео включена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пользователям записывать и отправлять видеосообщения. Требует разрешённого видео </w:t>
            </w:r>
            <w:r>
              <w:rPr>
                <w:rFonts w:ascii="Arial" w:hAnsi="Arial" w:cs="Arial"/>
                <w:color w:val="000000"/>
                <w:sz w:val="18"/>
              </w:rPr>
              <w:t>MIME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-типа в настройках загрузки файлов.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запись видео недоступна.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HexColorPreview_Enabled (переведено)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визуальный предпросмотр шестнадцатеричных кодов цвета в сообщениях. При включении пользователи видят цветовой образец рядом с кодом. Влияние ограничено отображением сообщений.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Katex включен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математическую разметку в сообщениях. При включении пользователи могут использовать поддерживаемый синтаксис формул. </w:t>
            </w:r>
            <w:r>
              <w:rPr>
                <w:rFonts w:ascii="Arial" w:hAnsi="Arial" w:cs="Arial"/>
                <w:color w:val="000000"/>
                <w:sz w:val="18"/>
              </w:rPr>
              <w:t>При отключении формулы отображаются как обычный текст.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Parenthesis Syntax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синтаксис формул с круглыми и квадратными скобками. Работает только при включённой математической разметке. </w:t>
            </w:r>
            <w:r>
              <w:rPr>
                <w:rFonts w:ascii="Arial" w:hAnsi="Arial" w:cs="Arial"/>
                <w:color w:val="000000"/>
                <w:sz w:val="18"/>
              </w:rPr>
              <w:t>При включении расширяет допустимый синтаксис.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Dollar Syntax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Разрешает синтаксис формул с символами $. Работает только при включённой математической разметке. </w:t>
            </w:r>
            <w:r>
              <w:rPr>
                <w:rFonts w:ascii="Arial" w:hAnsi="Arial" w:cs="Arial"/>
                <w:color w:val="000000"/>
                <w:sz w:val="18"/>
              </w:rPr>
              <w:t>Может конфликтовать с обычным текстом, содержащим знак $.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прикреплять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закреплять сообщения. При отключении пользователи не закрепляют сообщения даже при наличии соответствующего интерфейса.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Разрешить отмечать сообщения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Разрешает добавлять сообщения в избранное. При отключении пользователи не смогут отмечать сообщения как избранные.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56" w:name="sec060"/>
      <w:bookmarkStart w:id="157" w:name="_Toc234250513"/>
      <w:r>
        <w:t>Обсуждение</w:t>
      </w:r>
      <w:bookmarkEnd w:id="156"/>
      <w:bookmarkEnd w:id="157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создание обсуждений, связанных с родительским каналом или группой. При отключении пользователи не создают новые обсуждения; существующие обсуждения требуют проверки поведения на стенде.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58" w:name="sec061"/>
      <w:bookmarkStart w:id="159" w:name="_Toc234250514"/>
      <w:r>
        <w:t>Треды</w:t>
      </w:r>
      <w:bookmarkEnd w:id="158"/>
      <w:bookmarkEnd w:id="159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треды — ветки ответов на сообщения. При отключении новые ответы в тредах недоступны; существующие треды требуют проверки поведения на стенде.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60" w:name="sec062"/>
      <w:bookmarkStart w:id="161" w:name="_Toc234250515"/>
      <w:r>
        <w:lastRenderedPageBreak/>
        <w:t>Шифрование E2E</w:t>
      </w:r>
      <w:bookmarkEnd w:id="160"/>
      <w:bookmarkEnd w:id="161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Включено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возможность сквозного шифрования </w:t>
            </w:r>
            <w:r>
              <w:rPr>
                <w:rFonts w:ascii="Arial" w:hAnsi="Arial" w:cs="Arial"/>
                <w:color w:val="000000"/>
                <w:sz w:val="18"/>
              </w:rPr>
              <w:t>E</w:t>
            </w:r>
            <w:r w:rsidRPr="0014164A">
              <w:rPr>
                <w:rFonts w:ascii="Arial" w:hAnsi="Arial" w:cs="Arial"/>
                <w:color w:val="000000"/>
                <w:sz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</w:rPr>
              <w:t>E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 При включении становится доступно шифрование поддерживаемых чатов. Перед включением проверить восстановление ключей, поиск, аудит, вложения и совместимость клиентов.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Включить шифрование для личной переписки по умолчанию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</w:t>
            </w:r>
            <w:r>
              <w:rPr>
                <w:rFonts w:ascii="Arial" w:hAnsi="Arial" w:cs="Arial"/>
                <w:color w:val="000000"/>
                <w:sz w:val="18"/>
              </w:rPr>
              <w:t>E</w:t>
            </w:r>
            <w:r w:rsidRPr="0014164A">
              <w:rPr>
                <w:rFonts w:ascii="Arial" w:hAnsi="Arial" w:cs="Arial"/>
                <w:color w:val="000000"/>
                <w:sz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</w:rPr>
              <w:t>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по умолчанию для личной переписки. Новые личные переписки получают шифрование по умолчанию. </w:t>
            </w:r>
            <w:r>
              <w:rPr>
                <w:rFonts w:ascii="Arial" w:hAnsi="Arial" w:cs="Arial"/>
                <w:color w:val="000000"/>
                <w:sz w:val="18"/>
              </w:rPr>
              <w:t>Изменение не следует считать ретроактивным без проверки на стенде.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Включить шифрование для приватных чатов по умолчанию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</w:t>
            </w:r>
            <w:r>
              <w:rPr>
                <w:rFonts w:ascii="Arial" w:hAnsi="Arial" w:cs="Arial"/>
                <w:color w:val="000000"/>
                <w:sz w:val="18"/>
              </w:rPr>
              <w:t>E</w:t>
            </w:r>
            <w:r w:rsidRPr="0014164A">
              <w:rPr>
                <w:rFonts w:ascii="Arial" w:hAnsi="Arial" w:cs="Arial"/>
                <w:color w:val="000000"/>
                <w:sz w:val="18"/>
              </w:rPr>
              <w:t>2</w:t>
            </w:r>
            <w:r>
              <w:rPr>
                <w:rFonts w:ascii="Arial" w:hAnsi="Arial" w:cs="Arial"/>
                <w:color w:val="000000"/>
                <w:sz w:val="18"/>
              </w:rPr>
              <w:t>E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по умолчанию для закрытых каналов. Новые закрытые каналы получают шифрование по умолчанию. </w:t>
            </w:r>
            <w:r>
              <w:rPr>
                <w:rFonts w:ascii="Arial" w:hAnsi="Arial" w:cs="Arial"/>
                <w:color w:val="000000"/>
                <w:sz w:val="18"/>
              </w:rPr>
              <w:t>Изменение не следует считать ретроактивным без проверки на стенде.</w:t>
            </w:r>
          </w:p>
        </w:tc>
      </w:tr>
    </w:tbl>
    <w:p w:rsidR="00F12227" w:rsidRDefault="0065221C"/>
    <w:p w:rsidR="00F12227" w:rsidRDefault="00E04207">
      <w:pPr>
        <w:pStyle w:val="Heading2v2"/>
      </w:pPr>
      <w:bookmarkStart w:id="162" w:name="sec063"/>
      <w:bookmarkStart w:id="163" w:name="_Toc234250516"/>
      <w:r>
        <w:t>Ограничитель скорости (Rate Limiter)</w:t>
      </w:r>
      <w:bookmarkEnd w:id="162"/>
      <w:bookmarkEnd w:id="163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Ограничение по IP: включено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ограничение частоты запросов по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-адресу для постоянного соединения. При отключении возрастает риск перегрузки и злоупотреблений с одного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Ограничение по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: запросы разрешены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число запросов, разрешённых с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за интервал. Слишком низкое значение создаёт ложные ограничения за </w:t>
            </w:r>
            <w:r>
              <w:rPr>
                <w:rFonts w:ascii="Arial" w:hAnsi="Arial" w:cs="Arial"/>
                <w:color w:val="000000"/>
                <w:sz w:val="18"/>
              </w:rPr>
              <w:t>NAT</w:t>
            </w:r>
            <w:r w:rsidRPr="0014164A">
              <w:rPr>
                <w:rFonts w:ascii="Arial" w:hAnsi="Arial" w:cs="Arial"/>
                <w:color w:val="000000"/>
                <w:sz w:val="18"/>
              </w:rPr>
              <w:t>; высокое снижает защиту.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Ограничение по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: интервал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интервал ограничения по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миллисекундах. Изменяет окно подсчёта запросов; должен согласовываться с допустимым числом запросов.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Ограничение по пользователю: включено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ограничение частоты запросов по пользователю. При отключении один авторизованный пользователь может создавать повышенную нагрузку.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пользователю: запросы разрешены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число запросов, разрешённых пользователю за интервал. Слишком низкое значение может нарушить работу активных клиентов или интеграций.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Ограничение пользователем: интервал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интервал ограничения по пользователю в миллисекундах. Изменяет окно подсчёта запросов по пользователю.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Ограничение по соединению: включено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ограничение запросов по соединению. При отключении отдельное соединение может генерировать повышенную нагрузку.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соединению: запросы разрешены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число запросов, разрешённых одному соединению за интервал. Слишком низкое значение может вызвать ошибки у активно работающего клиента.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соединению: интервал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интервал ограничения по соединению в миллисекундах. Изменяет окно подсчёта запросов по соединению.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пользователю для каждого метода: включено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отдельное ограничение по пользователю и методу. При отключении пользователь может часто вызывать один дорогостоящий метод.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пользователю на метод: запросы разрешены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число вызовов одного метода пользователем за интервал. Слишком низкое значение может ограничить нормальные операции клиента или интеграции.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пользователем на метод: интервал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интервал ограничения по пользователю и методу в миллисекундах. </w:t>
            </w:r>
            <w:r>
              <w:rPr>
                <w:rFonts w:ascii="Arial" w:hAnsi="Arial" w:cs="Arial"/>
                <w:color w:val="000000"/>
                <w:sz w:val="18"/>
              </w:rPr>
              <w:t>Изменяет окно подсчёта вызовов одного метода.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lastRenderedPageBreak/>
              <w:t>Ограничение по соединению для метода: включено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Включает отдельное ограничение по соединению и методу. При отключении одно соединение может часто вызывать один дорогостоящий метод.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соединению для метода: запросы разрешены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Задаёт число вызовов одного метода соединением за интервал. Слишком низкое значение вызывает ложные срабатывания при активной работе.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Лимит по соединению на метод: интервал времени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интервал ограничения по соединению и методу в миллисекундах. </w:t>
            </w:r>
            <w:r>
              <w:rPr>
                <w:rFonts w:ascii="Arial" w:hAnsi="Arial" w:cs="Arial"/>
                <w:color w:val="000000"/>
                <w:sz w:val="18"/>
              </w:rPr>
              <w:t>Изменяет окно подсчёта вызовов одного метода.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Включить ограничитель скорости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Включает ограничение частоты </w:t>
            </w:r>
            <w:r>
              <w:rPr>
                <w:rFonts w:ascii="Arial" w:hAnsi="Arial" w:cs="Arial"/>
                <w:color w:val="000000"/>
                <w:sz w:val="18"/>
              </w:rPr>
              <w:t>REST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. При отключении </w:t>
            </w:r>
            <w:r>
              <w:rPr>
                <w:rFonts w:ascii="Arial" w:hAnsi="Arial" w:cs="Arial"/>
                <w:color w:val="000000"/>
                <w:sz w:val="18"/>
              </w:rPr>
              <w:t>REST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не защищён этим слоем от частых запросов.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Включить ограничение скорости в разработке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Применяет ограничение частоты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в среде разработки. В </w:t>
            </w:r>
            <w:r>
              <w:rPr>
                <w:rFonts w:ascii="Arial" w:hAnsi="Arial" w:cs="Arial"/>
                <w:color w:val="000000"/>
                <w:sz w:val="18"/>
              </w:rPr>
              <w:t>production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не заменяет основное ограничение. </w:t>
            </w:r>
            <w:r>
              <w:rPr>
                <w:rFonts w:ascii="Arial" w:hAnsi="Arial" w:cs="Arial"/>
                <w:color w:val="000000"/>
                <w:sz w:val="18"/>
              </w:rPr>
              <w:t>Отключение облегчает тестирование, но скрывает проблемы нагрузки.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Количество вызовов по умолчанию для ограничителя вызовов.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допустимое число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>-вызовов по умолчанию за интервал. Слишком низкое значение нарушает интеграции; высокое снижает защиту от злоупотреблений.</w:t>
            </w:r>
          </w:p>
        </w:tc>
      </w:tr>
      <w:tr w:rsidR="00F12227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Ограничение по умолчанию для ограничителя скорости (в мс)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Задаёт интервал ограничения </w:t>
            </w:r>
            <w:r>
              <w:rPr>
                <w:rFonts w:ascii="Arial" w:hAnsi="Arial" w:cs="Arial"/>
                <w:color w:val="000000"/>
                <w:sz w:val="18"/>
              </w:rPr>
              <w:t>REST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</w:t>
            </w:r>
            <w:r>
              <w:rPr>
                <w:rFonts w:ascii="Arial" w:hAnsi="Arial" w:cs="Arial"/>
                <w:color w:val="000000"/>
                <w:sz w:val="18"/>
              </w:rPr>
              <w:t>API</w:t>
            </w:r>
            <w:r w:rsidRPr="0014164A">
              <w:rPr>
                <w:rFonts w:ascii="Arial" w:hAnsi="Arial" w:cs="Arial"/>
                <w:color w:val="000000"/>
                <w:sz w:val="18"/>
              </w:rPr>
              <w:t xml:space="preserve"> по умолчанию в миллисекундах. </w:t>
            </w:r>
            <w:r>
              <w:rPr>
                <w:rFonts w:ascii="Arial" w:hAnsi="Arial" w:cs="Arial"/>
                <w:color w:val="000000"/>
                <w:sz w:val="18"/>
              </w:rPr>
              <w:t>Изменяет временное окно подсчёта API-вызовов.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Звонки с номера по умолчанию на ограничитель скорости для регистрации пользователя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 xml:space="preserve">Ограничивает число попыток регистрации пользователя. Снижает риск массовой регистрации и спама. Слишком низкий лимит может блокировать легитимные регистрации за общим </w:t>
            </w:r>
            <w:r>
              <w:rPr>
                <w:rFonts w:ascii="Arial" w:hAnsi="Arial" w:cs="Arial"/>
                <w:color w:val="000000"/>
                <w:sz w:val="18"/>
              </w:rPr>
              <w:t>IP</w:t>
            </w:r>
            <w:r w:rsidRPr="0014164A">
              <w:rPr>
                <w:rFonts w:ascii="Arial" w:hAnsi="Arial" w:cs="Arial"/>
                <w:color w:val="000000"/>
                <w:sz w:val="18"/>
              </w:rPr>
              <w:t>.</w:t>
            </w:r>
          </w:p>
        </w:tc>
      </w:tr>
    </w:tbl>
    <w:p w:rsidR="00F12227" w:rsidRPr="0014164A" w:rsidRDefault="0065221C"/>
    <w:p w:rsidR="00F12227" w:rsidRDefault="00E04207">
      <w:pPr>
        <w:pStyle w:val="Heading2v2"/>
      </w:pPr>
      <w:bookmarkStart w:id="164" w:name="sec064"/>
      <w:bookmarkStart w:id="165" w:name="_Toc234250517"/>
      <w:r>
        <w:t>Права доступа</w:t>
      </w:r>
      <w:bookmarkEnd w:id="164"/>
      <w:bookmarkEnd w:id="165"/>
    </w:p>
    <w:tbl>
      <w:tblPr>
        <w:tblStyle w:val="a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6300"/>
      </w:tblGrid>
      <w:tr w:rsidR="00F12227">
        <w:trPr>
          <w:tblHeader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12227" w:rsidRDefault="00E04207">
            <w:pPr>
              <w:jc w:val="center"/>
            </w:pPr>
            <w:r>
              <w:rPr>
                <w:rFonts w:ascii="Arial" w:hAnsi="Arial" w:cs="Arial"/>
                <w:b/>
                <w:color w:val="000000"/>
                <w:sz w:val="18"/>
              </w:rPr>
              <w:t>Назначение и последствия изменения</w:t>
            </w:r>
          </w:p>
        </w:tc>
      </w:tr>
      <w:tr w:rsidR="00F12227" w:rsidRPr="0014164A">
        <w:trPr>
          <w:cantSplit/>
          <w:jc w:val="center"/>
        </w:trPr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Default="00E04207">
            <w:pPr>
              <w:spacing w:after="20"/>
            </w:pPr>
            <w:r>
              <w:rPr>
                <w:rFonts w:ascii="Arial" w:hAnsi="Arial" w:cs="Arial"/>
                <w:color w:val="000000"/>
                <w:sz w:val="18"/>
              </w:rPr>
              <w:t>Права доступа</w:t>
            </w:r>
          </w:p>
        </w:tc>
        <w:tc>
          <w:tcPr>
            <w:tcW w:w="6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F12227" w:rsidRPr="0014164A" w:rsidRDefault="00E04207">
            <w:pPr>
              <w:spacing w:after="20"/>
            </w:pPr>
            <w:r w:rsidRPr="0014164A">
              <w:rPr>
                <w:rFonts w:ascii="Arial" w:hAnsi="Arial" w:cs="Arial"/>
                <w:color w:val="000000"/>
                <w:sz w:val="18"/>
              </w:rPr>
              <w:t>Назначает атомарные разрешения ролям; пользователи получают суммарный набор разрешений всех назначенных ролей. Изменения прав применяются немедленно без перезапуска, повторного входа или обновления страницы. Ошибочная выдача может открыть доступ к данным, настройкам или административным операциям.</w:t>
            </w:r>
          </w:p>
        </w:tc>
      </w:tr>
    </w:tbl>
    <w:p w:rsidR="00F12227" w:rsidRPr="0014164A" w:rsidRDefault="0065221C"/>
    <w:p w:rsidR="00F02ABD" w:rsidRDefault="00F02ABD"/>
    <w:p w:rsidR="00FE3CE6" w:rsidRDefault="00FE3CE6"/>
    <w:p w:rsidR="00FE3CE6" w:rsidRDefault="00FE3CE6"/>
    <w:p w:rsidR="00FE3CE6" w:rsidRDefault="00FE3CE6"/>
    <w:p w:rsidR="00FE3CE6" w:rsidRDefault="00FE3CE6"/>
    <w:p w:rsidR="00FE3CE6" w:rsidRDefault="00FE3CE6"/>
    <w:p w:rsidR="00FE3CE6" w:rsidRDefault="00FE3CE6"/>
    <w:sectPr w:rsidR="00FE3CE6" w:rsidSect="00F975E2">
      <w:footerReference w:type="default" r:id="rId10"/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221C" w:rsidRDefault="0065221C" w:rsidP="00D31FF8">
      <w:pPr>
        <w:spacing w:after="0" w:line="240" w:lineRule="auto"/>
      </w:pPr>
      <w:r>
        <w:separator/>
      </w:r>
    </w:p>
  </w:endnote>
  <w:endnote w:type="continuationSeparator" w:id="0">
    <w:p w:rsidR="0065221C" w:rsidRDefault="0065221C" w:rsidP="00D31F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heading-font-family)">
    <w:altName w:val="Times New Roman"/>
    <w:panose1 w:val="00000000000000000000"/>
    <w:charset w:val="00"/>
    <w:family w:val="roman"/>
    <w:notTrueType/>
    <w:pitch w:val="default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821733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0B5031" w:rsidRDefault="000B5031">
        <w:pPr>
          <w:pStyle w:val="af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54B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0B5031" w:rsidRDefault="000B503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221C" w:rsidRDefault="0065221C" w:rsidP="00D31FF8">
      <w:pPr>
        <w:spacing w:after="0" w:line="240" w:lineRule="auto"/>
      </w:pPr>
      <w:r>
        <w:separator/>
      </w:r>
    </w:p>
  </w:footnote>
  <w:footnote w:type="continuationSeparator" w:id="0">
    <w:p w:rsidR="0065221C" w:rsidRDefault="0065221C" w:rsidP="00D31F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B488F"/>
    <w:multiLevelType w:val="multilevel"/>
    <w:tmpl w:val="CB06534E"/>
    <w:lvl w:ilvl="0">
      <w:start w:val="1"/>
      <w:numFmt w:val="decimal"/>
      <w:pStyle w:val="Heading2v2"/>
      <w:lvlText w:val="%1."/>
      <w:lvlJc w:val="left"/>
      <w:pPr>
        <w:ind w:left="765" w:hanging="405"/>
      </w:pPr>
      <w:rPr>
        <w:rFonts w:asciiTheme="majorHAnsi" w:eastAsiaTheme="majorEastAsia" w:hAnsiTheme="majorHAnsi" w:cstheme="majorBidi" w:hint="default"/>
        <w:sz w:val="44"/>
        <w:szCs w:val="44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1F4E79" w:themeColor="accent1" w:themeShade="80"/>
        <w:sz w:val="40"/>
        <w:szCs w:val="40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color w:val="1F4E79" w:themeColor="accent1" w:themeShade="80"/>
        <w:sz w:val="40"/>
        <w:szCs w:val="4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0FA29D9"/>
    <w:multiLevelType w:val="multilevel"/>
    <w:tmpl w:val="57B4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CD381F"/>
    <w:multiLevelType w:val="multilevel"/>
    <w:tmpl w:val="536E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0A2484"/>
    <w:multiLevelType w:val="multilevel"/>
    <w:tmpl w:val="4CF0E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591568"/>
    <w:multiLevelType w:val="multilevel"/>
    <w:tmpl w:val="E31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7064F9"/>
    <w:multiLevelType w:val="multilevel"/>
    <w:tmpl w:val="0742C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360E3"/>
    <w:multiLevelType w:val="hybridMultilevel"/>
    <w:tmpl w:val="19646AF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1558793B"/>
    <w:multiLevelType w:val="multilevel"/>
    <w:tmpl w:val="59C0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8D65AA"/>
    <w:multiLevelType w:val="multilevel"/>
    <w:tmpl w:val="F88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3C592A"/>
    <w:multiLevelType w:val="multilevel"/>
    <w:tmpl w:val="BED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F045E5"/>
    <w:multiLevelType w:val="multilevel"/>
    <w:tmpl w:val="57B4F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274E04"/>
    <w:multiLevelType w:val="hybridMultilevel"/>
    <w:tmpl w:val="8CB694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E902844"/>
    <w:multiLevelType w:val="multilevel"/>
    <w:tmpl w:val="CEE0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024F2A"/>
    <w:multiLevelType w:val="multilevel"/>
    <w:tmpl w:val="8C32E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A0B0D"/>
    <w:multiLevelType w:val="multilevel"/>
    <w:tmpl w:val="234C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FA2ED9"/>
    <w:multiLevelType w:val="multilevel"/>
    <w:tmpl w:val="CA409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7D6CA2"/>
    <w:multiLevelType w:val="multilevel"/>
    <w:tmpl w:val="C098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EE005CB"/>
    <w:multiLevelType w:val="multilevel"/>
    <w:tmpl w:val="C17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6853BA"/>
    <w:multiLevelType w:val="multilevel"/>
    <w:tmpl w:val="7B82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497E1B"/>
    <w:multiLevelType w:val="multilevel"/>
    <w:tmpl w:val="6D68C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8F0377"/>
    <w:multiLevelType w:val="multilevel"/>
    <w:tmpl w:val="19F2DB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405BB4"/>
    <w:multiLevelType w:val="multilevel"/>
    <w:tmpl w:val="883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C9229D"/>
    <w:multiLevelType w:val="multilevel"/>
    <w:tmpl w:val="3A56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74D48A1"/>
    <w:multiLevelType w:val="multilevel"/>
    <w:tmpl w:val="029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DA3684"/>
    <w:multiLevelType w:val="hybridMultilevel"/>
    <w:tmpl w:val="57CEDBF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C717E57"/>
    <w:multiLevelType w:val="multilevel"/>
    <w:tmpl w:val="54C800D2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6" w15:restartNumberingAfterBreak="0">
    <w:nsid w:val="3CA82DCB"/>
    <w:multiLevelType w:val="multilevel"/>
    <w:tmpl w:val="F6AEFDA8"/>
    <w:lvl w:ilvl="0">
      <w:start w:val="1"/>
      <w:numFmt w:val="decimal"/>
      <w:lvlText w:val="%1."/>
      <w:lvlJc w:val="left"/>
      <w:pPr>
        <w:ind w:left="645" w:hanging="645"/>
      </w:pPr>
      <w:rPr>
        <w:rFonts w:hint="default"/>
        <w:sz w:val="44"/>
        <w:szCs w:val="44"/>
      </w:rPr>
    </w:lvl>
    <w:lvl w:ilvl="1">
      <w:start w:val="1"/>
      <w:numFmt w:val="decimal"/>
      <w:pStyle w:val="Heading3v2"/>
      <w:lvlText w:val="%1.%2."/>
      <w:lvlJc w:val="left"/>
      <w:pPr>
        <w:ind w:left="1080" w:hanging="720"/>
      </w:pPr>
      <w:rPr>
        <w:rFonts w:asciiTheme="majorHAnsi" w:hAnsiTheme="majorHAnsi" w:cstheme="majorHAns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</w:rPr>
    </w:lvl>
  </w:abstractNum>
  <w:abstractNum w:abstractNumId="27" w15:restartNumberingAfterBreak="0">
    <w:nsid w:val="3F112B89"/>
    <w:multiLevelType w:val="multilevel"/>
    <w:tmpl w:val="9E14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570849"/>
    <w:multiLevelType w:val="hybridMultilevel"/>
    <w:tmpl w:val="491AF2A2"/>
    <w:lvl w:ilvl="0" w:tplc="E3B06EC6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2F90F1C"/>
    <w:multiLevelType w:val="multilevel"/>
    <w:tmpl w:val="A3BC13AC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49"/>
        </w:tabs>
        <w:ind w:left="214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69"/>
        </w:tabs>
        <w:ind w:left="286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09"/>
        </w:tabs>
        <w:ind w:left="430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29"/>
        </w:tabs>
        <w:ind w:left="502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69"/>
        </w:tabs>
        <w:ind w:left="646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189"/>
        </w:tabs>
        <w:ind w:left="7189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53A075C"/>
    <w:multiLevelType w:val="hybridMultilevel"/>
    <w:tmpl w:val="2BF83DE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47024EB0"/>
    <w:multiLevelType w:val="multilevel"/>
    <w:tmpl w:val="DCAC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402648"/>
    <w:multiLevelType w:val="hybridMultilevel"/>
    <w:tmpl w:val="9F529C52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3" w15:restartNumberingAfterBreak="0">
    <w:nsid w:val="4B2D3F25"/>
    <w:multiLevelType w:val="multilevel"/>
    <w:tmpl w:val="66006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1322F14"/>
    <w:multiLevelType w:val="multilevel"/>
    <w:tmpl w:val="89C0071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5" w15:restartNumberingAfterBreak="0">
    <w:nsid w:val="52647E67"/>
    <w:multiLevelType w:val="multilevel"/>
    <w:tmpl w:val="26F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8B56A6E"/>
    <w:multiLevelType w:val="multilevel"/>
    <w:tmpl w:val="A672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AFF35E9"/>
    <w:multiLevelType w:val="multilevel"/>
    <w:tmpl w:val="B566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BFF7D53"/>
    <w:multiLevelType w:val="multilevel"/>
    <w:tmpl w:val="6F9AE3F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39" w15:restartNumberingAfterBreak="0">
    <w:nsid w:val="5E8C6256"/>
    <w:multiLevelType w:val="multilevel"/>
    <w:tmpl w:val="6E2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E9D7167"/>
    <w:multiLevelType w:val="multilevel"/>
    <w:tmpl w:val="7A06A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4346FA"/>
    <w:multiLevelType w:val="multilevel"/>
    <w:tmpl w:val="6588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24F29BC"/>
    <w:multiLevelType w:val="multilevel"/>
    <w:tmpl w:val="ACDE2E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2A50D74"/>
    <w:multiLevelType w:val="multilevel"/>
    <w:tmpl w:val="9AF40F54"/>
    <w:lvl w:ilvl="0">
      <w:start w:val="3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4" w15:restartNumberingAfterBreak="0">
    <w:nsid w:val="638F3BE3"/>
    <w:multiLevelType w:val="multilevel"/>
    <w:tmpl w:val="784ED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B04D8D"/>
    <w:multiLevelType w:val="multilevel"/>
    <w:tmpl w:val="CE8C628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6" w15:restartNumberingAfterBreak="0">
    <w:nsid w:val="67E87F30"/>
    <w:multiLevelType w:val="multilevel"/>
    <w:tmpl w:val="553C6BF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47" w15:restartNumberingAfterBreak="0">
    <w:nsid w:val="68A260AC"/>
    <w:multiLevelType w:val="hybridMultilevel"/>
    <w:tmpl w:val="074C51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6AA05D7A"/>
    <w:multiLevelType w:val="multilevel"/>
    <w:tmpl w:val="C28E5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B7B0AE9"/>
    <w:multiLevelType w:val="hybridMultilevel"/>
    <w:tmpl w:val="BA9C969E"/>
    <w:lvl w:ilvl="0" w:tplc="AF98D27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03097E"/>
    <w:multiLevelType w:val="multilevel"/>
    <w:tmpl w:val="A720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1811A2"/>
    <w:multiLevelType w:val="hybridMultilevel"/>
    <w:tmpl w:val="4D74E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0967AC8"/>
    <w:multiLevelType w:val="multilevel"/>
    <w:tmpl w:val="3A72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332173C"/>
    <w:multiLevelType w:val="multilevel"/>
    <w:tmpl w:val="FE4A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42C7E3D"/>
    <w:multiLevelType w:val="multilevel"/>
    <w:tmpl w:val="611C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4D97122"/>
    <w:multiLevelType w:val="hybridMultilevel"/>
    <w:tmpl w:val="110C5AB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6" w15:restartNumberingAfterBreak="0">
    <w:nsid w:val="75D82B3E"/>
    <w:multiLevelType w:val="multilevel"/>
    <w:tmpl w:val="535A1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6C64EF7"/>
    <w:multiLevelType w:val="multilevel"/>
    <w:tmpl w:val="57B4F6A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58" w15:restartNumberingAfterBreak="0">
    <w:nsid w:val="785E7A7C"/>
    <w:multiLevelType w:val="multilevel"/>
    <w:tmpl w:val="5ACE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BAF4972"/>
    <w:multiLevelType w:val="multilevel"/>
    <w:tmpl w:val="AAD078D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68"/>
        </w:tabs>
        <w:ind w:left="466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28"/>
        </w:tabs>
        <w:ind w:left="6828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C006085"/>
    <w:multiLevelType w:val="multilevel"/>
    <w:tmpl w:val="283CCCE0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1" w15:restartNumberingAfterBreak="0">
    <w:nsid w:val="7C6913D4"/>
    <w:multiLevelType w:val="multilevel"/>
    <w:tmpl w:val="A80C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C8F403A"/>
    <w:multiLevelType w:val="multilevel"/>
    <w:tmpl w:val="8870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E5F4927"/>
    <w:multiLevelType w:val="hybridMultilevel"/>
    <w:tmpl w:val="574092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6"/>
  </w:num>
  <w:num w:numId="3">
    <w:abstractNumId w:val="21"/>
  </w:num>
  <w:num w:numId="4">
    <w:abstractNumId w:val="9"/>
  </w:num>
  <w:num w:numId="5">
    <w:abstractNumId w:val="36"/>
  </w:num>
  <w:num w:numId="6">
    <w:abstractNumId w:val="49"/>
  </w:num>
  <w:num w:numId="7">
    <w:abstractNumId w:val="11"/>
  </w:num>
  <w:num w:numId="8">
    <w:abstractNumId w:val="47"/>
  </w:num>
  <w:num w:numId="9">
    <w:abstractNumId w:val="34"/>
  </w:num>
  <w:num w:numId="10">
    <w:abstractNumId w:val="29"/>
  </w:num>
  <w:num w:numId="11">
    <w:abstractNumId w:val="46"/>
  </w:num>
  <w:num w:numId="12">
    <w:abstractNumId w:val="53"/>
  </w:num>
  <w:num w:numId="13">
    <w:abstractNumId w:val="37"/>
  </w:num>
  <w:num w:numId="14">
    <w:abstractNumId w:val="41"/>
  </w:num>
  <w:num w:numId="15">
    <w:abstractNumId w:val="4"/>
  </w:num>
  <w:num w:numId="16">
    <w:abstractNumId w:val="18"/>
  </w:num>
  <w:num w:numId="17">
    <w:abstractNumId w:val="2"/>
  </w:num>
  <w:num w:numId="18">
    <w:abstractNumId w:val="3"/>
  </w:num>
  <w:num w:numId="19">
    <w:abstractNumId w:val="5"/>
  </w:num>
  <w:num w:numId="20">
    <w:abstractNumId w:val="43"/>
  </w:num>
  <w:num w:numId="21">
    <w:abstractNumId w:val="31"/>
  </w:num>
  <w:num w:numId="22">
    <w:abstractNumId w:val="51"/>
  </w:num>
  <w:num w:numId="23">
    <w:abstractNumId w:val="45"/>
  </w:num>
  <w:num w:numId="24">
    <w:abstractNumId w:val="25"/>
  </w:num>
  <w:num w:numId="25">
    <w:abstractNumId w:val="44"/>
  </w:num>
  <w:num w:numId="26">
    <w:abstractNumId w:val="40"/>
  </w:num>
  <w:num w:numId="27">
    <w:abstractNumId w:val="23"/>
  </w:num>
  <w:num w:numId="28">
    <w:abstractNumId w:val="12"/>
  </w:num>
  <w:num w:numId="29">
    <w:abstractNumId w:val="54"/>
  </w:num>
  <w:num w:numId="30">
    <w:abstractNumId w:val="42"/>
  </w:num>
  <w:num w:numId="31">
    <w:abstractNumId w:val="50"/>
  </w:num>
  <w:num w:numId="32">
    <w:abstractNumId w:val="56"/>
  </w:num>
  <w:num w:numId="33">
    <w:abstractNumId w:val="1"/>
  </w:num>
  <w:num w:numId="34">
    <w:abstractNumId w:val="16"/>
  </w:num>
  <w:num w:numId="35">
    <w:abstractNumId w:val="57"/>
  </w:num>
  <w:num w:numId="36">
    <w:abstractNumId w:val="10"/>
  </w:num>
  <w:num w:numId="37">
    <w:abstractNumId w:val="58"/>
  </w:num>
  <w:num w:numId="38">
    <w:abstractNumId w:val="8"/>
  </w:num>
  <w:num w:numId="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2"/>
  </w:num>
  <w:num w:numId="41">
    <w:abstractNumId w:val="33"/>
  </w:num>
  <w:num w:numId="42">
    <w:abstractNumId w:val="15"/>
  </w:num>
  <w:num w:numId="43">
    <w:abstractNumId w:val="14"/>
  </w:num>
  <w:num w:numId="44">
    <w:abstractNumId w:val="61"/>
  </w:num>
  <w:num w:numId="45">
    <w:abstractNumId w:val="59"/>
  </w:num>
  <w:num w:numId="46">
    <w:abstractNumId w:val="20"/>
  </w:num>
  <w:num w:numId="47">
    <w:abstractNumId w:val="60"/>
  </w:num>
  <w:num w:numId="48">
    <w:abstractNumId w:val="7"/>
  </w:num>
  <w:num w:numId="49">
    <w:abstractNumId w:val="19"/>
  </w:num>
  <w:num w:numId="50">
    <w:abstractNumId w:val="39"/>
  </w:num>
  <w:num w:numId="51">
    <w:abstractNumId w:val="48"/>
  </w:num>
  <w:num w:numId="52">
    <w:abstractNumId w:val="62"/>
  </w:num>
  <w:num w:numId="53">
    <w:abstractNumId w:val="27"/>
  </w:num>
  <w:num w:numId="54">
    <w:abstractNumId w:val="17"/>
  </w:num>
  <w:num w:numId="55">
    <w:abstractNumId w:val="35"/>
  </w:num>
  <w:num w:numId="56">
    <w:abstractNumId w:val="52"/>
  </w:num>
  <w:num w:numId="57">
    <w:abstractNumId w:val="13"/>
  </w:num>
  <w:num w:numId="58">
    <w:abstractNumId w:val="38"/>
  </w:num>
  <w:num w:numId="59">
    <w:abstractNumId w:val="28"/>
  </w:num>
  <w:num w:numId="60">
    <w:abstractNumId w:val="30"/>
  </w:num>
  <w:num w:numId="61">
    <w:abstractNumId w:val="55"/>
  </w:num>
  <w:num w:numId="62">
    <w:abstractNumId w:val="24"/>
  </w:num>
  <w:num w:numId="63">
    <w:abstractNumId w:val="32"/>
  </w:num>
  <w:num w:numId="64">
    <w:abstractNumId w:val="63"/>
  </w:num>
  <w:num w:numId="65">
    <w:abstractNumId w:val="6"/>
  </w:num>
  <w:numIdMacAtCleanup w:val="5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iN">
    <w15:presenceInfo w15:providerId="Windows Live" w15:userId="87da9de0b2a3b3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207"/>
    <w:rsid w:val="000012F4"/>
    <w:rsid w:val="00004500"/>
    <w:rsid w:val="000046C5"/>
    <w:rsid w:val="00011C4F"/>
    <w:rsid w:val="000142B0"/>
    <w:rsid w:val="0001474A"/>
    <w:rsid w:val="00016C30"/>
    <w:rsid w:val="000208C0"/>
    <w:rsid w:val="0002116D"/>
    <w:rsid w:val="000226F3"/>
    <w:rsid w:val="00023494"/>
    <w:rsid w:val="000248D7"/>
    <w:rsid w:val="000260FB"/>
    <w:rsid w:val="00027920"/>
    <w:rsid w:val="00027DCB"/>
    <w:rsid w:val="000305C5"/>
    <w:rsid w:val="00030CE2"/>
    <w:rsid w:val="00034784"/>
    <w:rsid w:val="00034F6F"/>
    <w:rsid w:val="00035A2D"/>
    <w:rsid w:val="00037540"/>
    <w:rsid w:val="00042D18"/>
    <w:rsid w:val="000501BA"/>
    <w:rsid w:val="00052F45"/>
    <w:rsid w:val="0005365E"/>
    <w:rsid w:val="00054810"/>
    <w:rsid w:val="00063D64"/>
    <w:rsid w:val="00065726"/>
    <w:rsid w:val="00067F31"/>
    <w:rsid w:val="000749C6"/>
    <w:rsid w:val="00074CF3"/>
    <w:rsid w:val="00076EFB"/>
    <w:rsid w:val="000772C1"/>
    <w:rsid w:val="000871AA"/>
    <w:rsid w:val="0009086A"/>
    <w:rsid w:val="000942CC"/>
    <w:rsid w:val="000A2EBD"/>
    <w:rsid w:val="000A40F2"/>
    <w:rsid w:val="000A45D6"/>
    <w:rsid w:val="000A4AE5"/>
    <w:rsid w:val="000A7BE1"/>
    <w:rsid w:val="000B06DF"/>
    <w:rsid w:val="000B5031"/>
    <w:rsid w:val="000C1AC6"/>
    <w:rsid w:val="000C50D5"/>
    <w:rsid w:val="000D107D"/>
    <w:rsid w:val="000D220B"/>
    <w:rsid w:val="000D376D"/>
    <w:rsid w:val="000E4132"/>
    <w:rsid w:val="000F2714"/>
    <w:rsid w:val="000F3356"/>
    <w:rsid w:val="00107896"/>
    <w:rsid w:val="00110BB8"/>
    <w:rsid w:val="0011114C"/>
    <w:rsid w:val="00120826"/>
    <w:rsid w:val="00120C3F"/>
    <w:rsid w:val="00122C23"/>
    <w:rsid w:val="0012384E"/>
    <w:rsid w:val="00123F25"/>
    <w:rsid w:val="001263F6"/>
    <w:rsid w:val="001275E4"/>
    <w:rsid w:val="001309BB"/>
    <w:rsid w:val="00141D27"/>
    <w:rsid w:val="00142221"/>
    <w:rsid w:val="00144D88"/>
    <w:rsid w:val="00150852"/>
    <w:rsid w:val="001526A1"/>
    <w:rsid w:val="00160B7E"/>
    <w:rsid w:val="00162399"/>
    <w:rsid w:val="001629BD"/>
    <w:rsid w:val="00163E19"/>
    <w:rsid w:val="0016758C"/>
    <w:rsid w:val="0017040C"/>
    <w:rsid w:val="00170A21"/>
    <w:rsid w:val="001714F0"/>
    <w:rsid w:val="00174A98"/>
    <w:rsid w:val="00187CFF"/>
    <w:rsid w:val="00190D2C"/>
    <w:rsid w:val="00193881"/>
    <w:rsid w:val="001964A1"/>
    <w:rsid w:val="001971AD"/>
    <w:rsid w:val="00197B51"/>
    <w:rsid w:val="00197C1A"/>
    <w:rsid w:val="001A34F6"/>
    <w:rsid w:val="001B0C07"/>
    <w:rsid w:val="001B3781"/>
    <w:rsid w:val="001B7382"/>
    <w:rsid w:val="001C0669"/>
    <w:rsid w:val="001C13D2"/>
    <w:rsid w:val="001C430F"/>
    <w:rsid w:val="001C5223"/>
    <w:rsid w:val="001C5545"/>
    <w:rsid w:val="001C71EE"/>
    <w:rsid w:val="001D19EE"/>
    <w:rsid w:val="001D4178"/>
    <w:rsid w:val="001D6CA9"/>
    <w:rsid w:val="001E1ACC"/>
    <w:rsid w:val="001F01AE"/>
    <w:rsid w:val="001F176D"/>
    <w:rsid w:val="001F17C9"/>
    <w:rsid w:val="001F3A56"/>
    <w:rsid w:val="001F505A"/>
    <w:rsid w:val="001F5525"/>
    <w:rsid w:val="002007D1"/>
    <w:rsid w:val="002023CF"/>
    <w:rsid w:val="00204D50"/>
    <w:rsid w:val="00207AA8"/>
    <w:rsid w:val="00211792"/>
    <w:rsid w:val="00212747"/>
    <w:rsid w:val="002142B3"/>
    <w:rsid w:val="00220593"/>
    <w:rsid w:val="00222316"/>
    <w:rsid w:val="002263E1"/>
    <w:rsid w:val="00232249"/>
    <w:rsid w:val="00232F9D"/>
    <w:rsid w:val="00237360"/>
    <w:rsid w:val="00240D20"/>
    <w:rsid w:val="0024155E"/>
    <w:rsid w:val="002546F8"/>
    <w:rsid w:val="0026227A"/>
    <w:rsid w:val="0026247A"/>
    <w:rsid w:val="00262CA5"/>
    <w:rsid w:val="002642D5"/>
    <w:rsid w:val="00272F2F"/>
    <w:rsid w:val="002768F9"/>
    <w:rsid w:val="0028033B"/>
    <w:rsid w:val="00287EFA"/>
    <w:rsid w:val="00290723"/>
    <w:rsid w:val="0029759F"/>
    <w:rsid w:val="002A1035"/>
    <w:rsid w:val="002A40C6"/>
    <w:rsid w:val="002A753E"/>
    <w:rsid w:val="002B5E84"/>
    <w:rsid w:val="002C0A82"/>
    <w:rsid w:val="002C2DFD"/>
    <w:rsid w:val="002C78F3"/>
    <w:rsid w:val="002D0167"/>
    <w:rsid w:val="002D09A3"/>
    <w:rsid w:val="002E1D97"/>
    <w:rsid w:val="002E2C22"/>
    <w:rsid w:val="002E3F59"/>
    <w:rsid w:val="002E62E4"/>
    <w:rsid w:val="002F6ED3"/>
    <w:rsid w:val="002F78B2"/>
    <w:rsid w:val="003004FD"/>
    <w:rsid w:val="00300B2E"/>
    <w:rsid w:val="0030495E"/>
    <w:rsid w:val="00310AFA"/>
    <w:rsid w:val="003111AB"/>
    <w:rsid w:val="003112F7"/>
    <w:rsid w:val="00314FEB"/>
    <w:rsid w:val="00315FBD"/>
    <w:rsid w:val="00316C7B"/>
    <w:rsid w:val="003220D9"/>
    <w:rsid w:val="003238DF"/>
    <w:rsid w:val="0033416B"/>
    <w:rsid w:val="00337203"/>
    <w:rsid w:val="00342D50"/>
    <w:rsid w:val="003445B8"/>
    <w:rsid w:val="003476C7"/>
    <w:rsid w:val="00353373"/>
    <w:rsid w:val="003552F8"/>
    <w:rsid w:val="00362E4E"/>
    <w:rsid w:val="0037262E"/>
    <w:rsid w:val="00376D03"/>
    <w:rsid w:val="00383959"/>
    <w:rsid w:val="00383BCC"/>
    <w:rsid w:val="003858D2"/>
    <w:rsid w:val="003874FD"/>
    <w:rsid w:val="0038762A"/>
    <w:rsid w:val="00391C51"/>
    <w:rsid w:val="00391EA3"/>
    <w:rsid w:val="0039643D"/>
    <w:rsid w:val="00397076"/>
    <w:rsid w:val="00397837"/>
    <w:rsid w:val="003A26A6"/>
    <w:rsid w:val="003A3304"/>
    <w:rsid w:val="003A6D2B"/>
    <w:rsid w:val="003B0041"/>
    <w:rsid w:val="003B230A"/>
    <w:rsid w:val="003B56BD"/>
    <w:rsid w:val="003C23EB"/>
    <w:rsid w:val="003D0E08"/>
    <w:rsid w:val="003E04A1"/>
    <w:rsid w:val="003E0FCE"/>
    <w:rsid w:val="003E3C71"/>
    <w:rsid w:val="003E4566"/>
    <w:rsid w:val="003E460C"/>
    <w:rsid w:val="003E579B"/>
    <w:rsid w:val="003F76E5"/>
    <w:rsid w:val="00400EDA"/>
    <w:rsid w:val="00401619"/>
    <w:rsid w:val="00405277"/>
    <w:rsid w:val="004056E4"/>
    <w:rsid w:val="00412057"/>
    <w:rsid w:val="004121E6"/>
    <w:rsid w:val="00414FBF"/>
    <w:rsid w:val="0041563B"/>
    <w:rsid w:val="004163B9"/>
    <w:rsid w:val="00417CC3"/>
    <w:rsid w:val="0042000C"/>
    <w:rsid w:val="00420E9C"/>
    <w:rsid w:val="00421754"/>
    <w:rsid w:val="00422A03"/>
    <w:rsid w:val="00423938"/>
    <w:rsid w:val="004248C2"/>
    <w:rsid w:val="004507A0"/>
    <w:rsid w:val="00451F31"/>
    <w:rsid w:val="00460516"/>
    <w:rsid w:val="0046180C"/>
    <w:rsid w:val="004634C3"/>
    <w:rsid w:val="00471654"/>
    <w:rsid w:val="00477FCE"/>
    <w:rsid w:val="004801B3"/>
    <w:rsid w:val="00494812"/>
    <w:rsid w:val="00496763"/>
    <w:rsid w:val="004A5EF7"/>
    <w:rsid w:val="004A7F70"/>
    <w:rsid w:val="004B4106"/>
    <w:rsid w:val="004B4B91"/>
    <w:rsid w:val="004C75A5"/>
    <w:rsid w:val="004D42B5"/>
    <w:rsid w:val="004D5099"/>
    <w:rsid w:val="004E05FA"/>
    <w:rsid w:val="004E08E6"/>
    <w:rsid w:val="004E5002"/>
    <w:rsid w:val="004F21FD"/>
    <w:rsid w:val="004F2C62"/>
    <w:rsid w:val="004F3272"/>
    <w:rsid w:val="004F4613"/>
    <w:rsid w:val="004F514D"/>
    <w:rsid w:val="004F70E0"/>
    <w:rsid w:val="00502DE1"/>
    <w:rsid w:val="00503CFF"/>
    <w:rsid w:val="00504A81"/>
    <w:rsid w:val="005173C0"/>
    <w:rsid w:val="00521D26"/>
    <w:rsid w:val="00524A87"/>
    <w:rsid w:val="00530983"/>
    <w:rsid w:val="0053571D"/>
    <w:rsid w:val="005371CF"/>
    <w:rsid w:val="005377E6"/>
    <w:rsid w:val="00542373"/>
    <w:rsid w:val="00543D71"/>
    <w:rsid w:val="00545E02"/>
    <w:rsid w:val="00547D34"/>
    <w:rsid w:val="005528EB"/>
    <w:rsid w:val="005535AD"/>
    <w:rsid w:val="00554EEE"/>
    <w:rsid w:val="00557554"/>
    <w:rsid w:val="0056026F"/>
    <w:rsid w:val="005623C7"/>
    <w:rsid w:val="00564B6D"/>
    <w:rsid w:val="00564B7C"/>
    <w:rsid w:val="00566B35"/>
    <w:rsid w:val="00572057"/>
    <w:rsid w:val="0057346B"/>
    <w:rsid w:val="00574B88"/>
    <w:rsid w:val="0057782A"/>
    <w:rsid w:val="0058134B"/>
    <w:rsid w:val="00581589"/>
    <w:rsid w:val="005819F9"/>
    <w:rsid w:val="00583B46"/>
    <w:rsid w:val="00583DC7"/>
    <w:rsid w:val="00587862"/>
    <w:rsid w:val="00590874"/>
    <w:rsid w:val="005910BD"/>
    <w:rsid w:val="005966F8"/>
    <w:rsid w:val="005A55E8"/>
    <w:rsid w:val="005A576A"/>
    <w:rsid w:val="005A7203"/>
    <w:rsid w:val="005B3D50"/>
    <w:rsid w:val="005B4EB6"/>
    <w:rsid w:val="005C3BC6"/>
    <w:rsid w:val="005D2431"/>
    <w:rsid w:val="005D35FD"/>
    <w:rsid w:val="005D4992"/>
    <w:rsid w:val="005D7760"/>
    <w:rsid w:val="005E2771"/>
    <w:rsid w:val="005E704F"/>
    <w:rsid w:val="005F325E"/>
    <w:rsid w:val="005F47FB"/>
    <w:rsid w:val="005F7F69"/>
    <w:rsid w:val="006067C8"/>
    <w:rsid w:val="0060704A"/>
    <w:rsid w:val="00607E21"/>
    <w:rsid w:val="00612A4D"/>
    <w:rsid w:val="006149D6"/>
    <w:rsid w:val="00630DB9"/>
    <w:rsid w:val="006318B8"/>
    <w:rsid w:val="00632202"/>
    <w:rsid w:val="00633F14"/>
    <w:rsid w:val="00635148"/>
    <w:rsid w:val="00650BAB"/>
    <w:rsid w:val="0065221C"/>
    <w:rsid w:val="006542B1"/>
    <w:rsid w:val="00655494"/>
    <w:rsid w:val="00660537"/>
    <w:rsid w:val="006608AB"/>
    <w:rsid w:val="00662CC8"/>
    <w:rsid w:val="00671A47"/>
    <w:rsid w:val="006813DE"/>
    <w:rsid w:val="0068345D"/>
    <w:rsid w:val="0068415B"/>
    <w:rsid w:val="00684FFE"/>
    <w:rsid w:val="0069455F"/>
    <w:rsid w:val="006B08E7"/>
    <w:rsid w:val="006B09DF"/>
    <w:rsid w:val="006B152B"/>
    <w:rsid w:val="006B1691"/>
    <w:rsid w:val="006B7646"/>
    <w:rsid w:val="006B7870"/>
    <w:rsid w:val="006C1C6F"/>
    <w:rsid w:val="006C71B9"/>
    <w:rsid w:val="006E32D9"/>
    <w:rsid w:val="006F1A45"/>
    <w:rsid w:val="006F5566"/>
    <w:rsid w:val="006F5751"/>
    <w:rsid w:val="007014A9"/>
    <w:rsid w:val="00703260"/>
    <w:rsid w:val="0070689A"/>
    <w:rsid w:val="00711681"/>
    <w:rsid w:val="0071601F"/>
    <w:rsid w:val="007163E5"/>
    <w:rsid w:val="007218C7"/>
    <w:rsid w:val="007239CB"/>
    <w:rsid w:val="007345D4"/>
    <w:rsid w:val="007356F0"/>
    <w:rsid w:val="007405D9"/>
    <w:rsid w:val="00744616"/>
    <w:rsid w:val="00744E6D"/>
    <w:rsid w:val="00746732"/>
    <w:rsid w:val="00747267"/>
    <w:rsid w:val="00751C2B"/>
    <w:rsid w:val="00754137"/>
    <w:rsid w:val="00756C5F"/>
    <w:rsid w:val="00760F60"/>
    <w:rsid w:val="00765D65"/>
    <w:rsid w:val="00770B68"/>
    <w:rsid w:val="007802C3"/>
    <w:rsid w:val="007832D7"/>
    <w:rsid w:val="0079216C"/>
    <w:rsid w:val="007965B2"/>
    <w:rsid w:val="00796D3E"/>
    <w:rsid w:val="007A3E2D"/>
    <w:rsid w:val="007A41EB"/>
    <w:rsid w:val="007A4FB5"/>
    <w:rsid w:val="007B038B"/>
    <w:rsid w:val="007B4D23"/>
    <w:rsid w:val="007B547D"/>
    <w:rsid w:val="007C0F86"/>
    <w:rsid w:val="007C5A52"/>
    <w:rsid w:val="007D0178"/>
    <w:rsid w:val="007D6C6A"/>
    <w:rsid w:val="007D7BB9"/>
    <w:rsid w:val="007E27A5"/>
    <w:rsid w:val="007E424D"/>
    <w:rsid w:val="007F03D7"/>
    <w:rsid w:val="007F2180"/>
    <w:rsid w:val="007F60DF"/>
    <w:rsid w:val="007F7AEA"/>
    <w:rsid w:val="00801396"/>
    <w:rsid w:val="00807344"/>
    <w:rsid w:val="00807AAA"/>
    <w:rsid w:val="00811F2E"/>
    <w:rsid w:val="00814CAD"/>
    <w:rsid w:val="0082194A"/>
    <w:rsid w:val="00822D3A"/>
    <w:rsid w:val="008247EF"/>
    <w:rsid w:val="00824D34"/>
    <w:rsid w:val="00826C5D"/>
    <w:rsid w:val="008275FC"/>
    <w:rsid w:val="00831855"/>
    <w:rsid w:val="00835F56"/>
    <w:rsid w:val="0084144C"/>
    <w:rsid w:val="008417F0"/>
    <w:rsid w:val="00842211"/>
    <w:rsid w:val="00843C1D"/>
    <w:rsid w:val="0084685E"/>
    <w:rsid w:val="0085045D"/>
    <w:rsid w:val="00856656"/>
    <w:rsid w:val="008643CE"/>
    <w:rsid w:val="00870A6E"/>
    <w:rsid w:val="0087188C"/>
    <w:rsid w:val="00873839"/>
    <w:rsid w:val="00875DC1"/>
    <w:rsid w:val="0088054B"/>
    <w:rsid w:val="008817B9"/>
    <w:rsid w:val="00882505"/>
    <w:rsid w:val="00882D0C"/>
    <w:rsid w:val="008833F0"/>
    <w:rsid w:val="00883978"/>
    <w:rsid w:val="0088686B"/>
    <w:rsid w:val="00887A36"/>
    <w:rsid w:val="008936CD"/>
    <w:rsid w:val="00894DA7"/>
    <w:rsid w:val="00897EFD"/>
    <w:rsid w:val="008A142C"/>
    <w:rsid w:val="008A5EED"/>
    <w:rsid w:val="008B65CA"/>
    <w:rsid w:val="008C053A"/>
    <w:rsid w:val="008C0606"/>
    <w:rsid w:val="008C2A08"/>
    <w:rsid w:val="008C4C81"/>
    <w:rsid w:val="008D200D"/>
    <w:rsid w:val="008D6ABF"/>
    <w:rsid w:val="008D7A31"/>
    <w:rsid w:val="008E593E"/>
    <w:rsid w:val="008F65FA"/>
    <w:rsid w:val="00901005"/>
    <w:rsid w:val="00901189"/>
    <w:rsid w:val="00905A10"/>
    <w:rsid w:val="00906A2F"/>
    <w:rsid w:val="00906B13"/>
    <w:rsid w:val="0090711C"/>
    <w:rsid w:val="00910AEC"/>
    <w:rsid w:val="00912EA5"/>
    <w:rsid w:val="00916F9E"/>
    <w:rsid w:val="00917BEE"/>
    <w:rsid w:val="00920BFC"/>
    <w:rsid w:val="0092586F"/>
    <w:rsid w:val="00925A4C"/>
    <w:rsid w:val="00927820"/>
    <w:rsid w:val="009329F6"/>
    <w:rsid w:val="00934ADA"/>
    <w:rsid w:val="009358E1"/>
    <w:rsid w:val="00943181"/>
    <w:rsid w:val="00944A0B"/>
    <w:rsid w:val="00945267"/>
    <w:rsid w:val="00952859"/>
    <w:rsid w:val="009575E0"/>
    <w:rsid w:val="00962EAB"/>
    <w:rsid w:val="00967314"/>
    <w:rsid w:val="009721A1"/>
    <w:rsid w:val="00974383"/>
    <w:rsid w:val="00976BC4"/>
    <w:rsid w:val="00980A8F"/>
    <w:rsid w:val="00980E8F"/>
    <w:rsid w:val="00981DF1"/>
    <w:rsid w:val="00984308"/>
    <w:rsid w:val="0098672B"/>
    <w:rsid w:val="00987762"/>
    <w:rsid w:val="00987CF5"/>
    <w:rsid w:val="00987D71"/>
    <w:rsid w:val="00996664"/>
    <w:rsid w:val="00997145"/>
    <w:rsid w:val="009A566D"/>
    <w:rsid w:val="009B0774"/>
    <w:rsid w:val="009C1BA6"/>
    <w:rsid w:val="009C73FE"/>
    <w:rsid w:val="009D07D8"/>
    <w:rsid w:val="009D1F80"/>
    <w:rsid w:val="009D3B0F"/>
    <w:rsid w:val="009D4CCC"/>
    <w:rsid w:val="009D5619"/>
    <w:rsid w:val="009E0FA8"/>
    <w:rsid w:val="009E10AD"/>
    <w:rsid w:val="009E1117"/>
    <w:rsid w:val="009F7B5D"/>
    <w:rsid w:val="00A02897"/>
    <w:rsid w:val="00A22A4A"/>
    <w:rsid w:val="00A24E4A"/>
    <w:rsid w:val="00A31920"/>
    <w:rsid w:val="00A34CBE"/>
    <w:rsid w:val="00A35542"/>
    <w:rsid w:val="00A35A74"/>
    <w:rsid w:val="00A35D4F"/>
    <w:rsid w:val="00A35F94"/>
    <w:rsid w:val="00A409AC"/>
    <w:rsid w:val="00A41EC6"/>
    <w:rsid w:val="00A437BF"/>
    <w:rsid w:val="00A43DC2"/>
    <w:rsid w:val="00A45EF9"/>
    <w:rsid w:val="00A463A2"/>
    <w:rsid w:val="00A4744D"/>
    <w:rsid w:val="00A47518"/>
    <w:rsid w:val="00A47E1B"/>
    <w:rsid w:val="00A53154"/>
    <w:rsid w:val="00A535EA"/>
    <w:rsid w:val="00A54AEB"/>
    <w:rsid w:val="00A57073"/>
    <w:rsid w:val="00A65BE7"/>
    <w:rsid w:val="00A66002"/>
    <w:rsid w:val="00A70FF5"/>
    <w:rsid w:val="00A81EA7"/>
    <w:rsid w:val="00A86518"/>
    <w:rsid w:val="00A92EB5"/>
    <w:rsid w:val="00A95AD9"/>
    <w:rsid w:val="00A95B80"/>
    <w:rsid w:val="00AA02A4"/>
    <w:rsid w:val="00AA0437"/>
    <w:rsid w:val="00AA1EE5"/>
    <w:rsid w:val="00AA3445"/>
    <w:rsid w:val="00AB0152"/>
    <w:rsid w:val="00AB5713"/>
    <w:rsid w:val="00AB6DE2"/>
    <w:rsid w:val="00AC07CC"/>
    <w:rsid w:val="00AC354E"/>
    <w:rsid w:val="00AC7A2A"/>
    <w:rsid w:val="00AC7CDF"/>
    <w:rsid w:val="00AD154A"/>
    <w:rsid w:val="00AD538A"/>
    <w:rsid w:val="00AD65F5"/>
    <w:rsid w:val="00AD7B48"/>
    <w:rsid w:val="00AE0FD3"/>
    <w:rsid w:val="00AE3D3D"/>
    <w:rsid w:val="00AE7511"/>
    <w:rsid w:val="00AF2818"/>
    <w:rsid w:val="00AF3A9B"/>
    <w:rsid w:val="00B028FB"/>
    <w:rsid w:val="00B044CC"/>
    <w:rsid w:val="00B04A6C"/>
    <w:rsid w:val="00B054FD"/>
    <w:rsid w:val="00B05B12"/>
    <w:rsid w:val="00B10396"/>
    <w:rsid w:val="00B1280B"/>
    <w:rsid w:val="00B14F5F"/>
    <w:rsid w:val="00B156ED"/>
    <w:rsid w:val="00B1664F"/>
    <w:rsid w:val="00B225D4"/>
    <w:rsid w:val="00B2794A"/>
    <w:rsid w:val="00B349A6"/>
    <w:rsid w:val="00B354CA"/>
    <w:rsid w:val="00B365B7"/>
    <w:rsid w:val="00B36B4E"/>
    <w:rsid w:val="00B42E1E"/>
    <w:rsid w:val="00B42E83"/>
    <w:rsid w:val="00B52141"/>
    <w:rsid w:val="00B54D78"/>
    <w:rsid w:val="00B56396"/>
    <w:rsid w:val="00B56BC8"/>
    <w:rsid w:val="00B57BA4"/>
    <w:rsid w:val="00B62672"/>
    <w:rsid w:val="00B73480"/>
    <w:rsid w:val="00B73EC7"/>
    <w:rsid w:val="00B82418"/>
    <w:rsid w:val="00B8575C"/>
    <w:rsid w:val="00B86140"/>
    <w:rsid w:val="00B935BD"/>
    <w:rsid w:val="00B93C36"/>
    <w:rsid w:val="00B96540"/>
    <w:rsid w:val="00B96657"/>
    <w:rsid w:val="00BA603C"/>
    <w:rsid w:val="00BA7F00"/>
    <w:rsid w:val="00BB113B"/>
    <w:rsid w:val="00BB521B"/>
    <w:rsid w:val="00BB634F"/>
    <w:rsid w:val="00BC19B8"/>
    <w:rsid w:val="00BC5C48"/>
    <w:rsid w:val="00BD321B"/>
    <w:rsid w:val="00BD7BC2"/>
    <w:rsid w:val="00BE4A61"/>
    <w:rsid w:val="00BF239F"/>
    <w:rsid w:val="00BF66C8"/>
    <w:rsid w:val="00BF7C19"/>
    <w:rsid w:val="00C01EB2"/>
    <w:rsid w:val="00C070BD"/>
    <w:rsid w:val="00C13BAF"/>
    <w:rsid w:val="00C1419F"/>
    <w:rsid w:val="00C154B6"/>
    <w:rsid w:val="00C17E29"/>
    <w:rsid w:val="00C26D9F"/>
    <w:rsid w:val="00C26E6C"/>
    <w:rsid w:val="00C312E8"/>
    <w:rsid w:val="00C315E5"/>
    <w:rsid w:val="00C31D1A"/>
    <w:rsid w:val="00C326EF"/>
    <w:rsid w:val="00C35FF1"/>
    <w:rsid w:val="00C36B35"/>
    <w:rsid w:val="00C406EE"/>
    <w:rsid w:val="00C40EE2"/>
    <w:rsid w:val="00C4269C"/>
    <w:rsid w:val="00C433D0"/>
    <w:rsid w:val="00C4394B"/>
    <w:rsid w:val="00C44A77"/>
    <w:rsid w:val="00C46C8C"/>
    <w:rsid w:val="00C46DCF"/>
    <w:rsid w:val="00C47732"/>
    <w:rsid w:val="00C5163B"/>
    <w:rsid w:val="00C52F6F"/>
    <w:rsid w:val="00C554A6"/>
    <w:rsid w:val="00C600FB"/>
    <w:rsid w:val="00C6211A"/>
    <w:rsid w:val="00C62E29"/>
    <w:rsid w:val="00C64A69"/>
    <w:rsid w:val="00C67DE5"/>
    <w:rsid w:val="00C7163D"/>
    <w:rsid w:val="00C7204C"/>
    <w:rsid w:val="00C73071"/>
    <w:rsid w:val="00C80527"/>
    <w:rsid w:val="00C8054F"/>
    <w:rsid w:val="00C81119"/>
    <w:rsid w:val="00C83EF6"/>
    <w:rsid w:val="00C84550"/>
    <w:rsid w:val="00C866D6"/>
    <w:rsid w:val="00C874D9"/>
    <w:rsid w:val="00C92A0A"/>
    <w:rsid w:val="00CA2E4C"/>
    <w:rsid w:val="00CA52B1"/>
    <w:rsid w:val="00CA6875"/>
    <w:rsid w:val="00CB1649"/>
    <w:rsid w:val="00CB708A"/>
    <w:rsid w:val="00CC1420"/>
    <w:rsid w:val="00CC254A"/>
    <w:rsid w:val="00CC4080"/>
    <w:rsid w:val="00CC61F5"/>
    <w:rsid w:val="00CC7537"/>
    <w:rsid w:val="00CD066B"/>
    <w:rsid w:val="00CD56FB"/>
    <w:rsid w:val="00CE1DC0"/>
    <w:rsid w:val="00CE2039"/>
    <w:rsid w:val="00CE328C"/>
    <w:rsid w:val="00CE5E6B"/>
    <w:rsid w:val="00CE67FE"/>
    <w:rsid w:val="00CF23DF"/>
    <w:rsid w:val="00CF4258"/>
    <w:rsid w:val="00CF4D9E"/>
    <w:rsid w:val="00CF7C5C"/>
    <w:rsid w:val="00CF7C76"/>
    <w:rsid w:val="00D07F69"/>
    <w:rsid w:val="00D10503"/>
    <w:rsid w:val="00D17495"/>
    <w:rsid w:val="00D22860"/>
    <w:rsid w:val="00D268E6"/>
    <w:rsid w:val="00D26BD8"/>
    <w:rsid w:val="00D27815"/>
    <w:rsid w:val="00D31FF8"/>
    <w:rsid w:val="00D3245C"/>
    <w:rsid w:val="00D36B32"/>
    <w:rsid w:val="00D4146E"/>
    <w:rsid w:val="00D41A6E"/>
    <w:rsid w:val="00D4474F"/>
    <w:rsid w:val="00D4530C"/>
    <w:rsid w:val="00D472CD"/>
    <w:rsid w:val="00D47B9F"/>
    <w:rsid w:val="00D50AD6"/>
    <w:rsid w:val="00D5616A"/>
    <w:rsid w:val="00D62186"/>
    <w:rsid w:val="00D6263E"/>
    <w:rsid w:val="00D63C61"/>
    <w:rsid w:val="00D644D9"/>
    <w:rsid w:val="00D70458"/>
    <w:rsid w:val="00D714CD"/>
    <w:rsid w:val="00D74150"/>
    <w:rsid w:val="00D77F38"/>
    <w:rsid w:val="00D81503"/>
    <w:rsid w:val="00D834CC"/>
    <w:rsid w:val="00D85207"/>
    <w:rsid w:val="00D93C84"/>
    <w:rsid w:val="00D9414B"/>
    <w:rsid w:val="00DA1974"/>
    <w:rsid w:val="00DA54F6"/>
    <w:rsid w:val="00DA6C41"/>
    <w:rsid w:val="00DB1F43"/>
    <w:rsid w:val="00DB3F7D"/>
    <w:rsid w:val="00DB5A14"/>
    <w:rsid w:val="00DC2467"/>
    <w:rsid w:val="00DC24BD"/>
    <w:rsid w:val="00DC6F81"/>
    <w:rsid w:val="00DC717A"/>
    <w:rsid w:val="00DD0650"/>
    <w:rsid w:val="00DD1452"/>
    <w:rsid w:val="00DE0CA7"/>
    <w:rsid w:val="00DE3091"/>
    <w:rsid w:val="00DF5A45"/>
    <w:rsid w:val="00E04207"/>
    <w:rsid w:val="00E05DBC"/>
    <w:rsid w:val="00E109A5"/>
    <w:rsid w:val="00E143AB"/>
    <w:rsid w:val="00E16086"/>
    <w:rsid w:val="00E25329"/>
    <w:rsid w:val="00E314B1"/>
    <w:rsid w:val="00E37211"/>
    <w:rsid w:val="00E421D1"/>
    <w:rsid w:val="00E43B4F"/>
    <w:rsid w:val="00E45EA7"/>
    <w:rsid w:val="00E46266"/>
    <w:rsid w:val="00E51DDD"/>
    <w:rsid w:val="00E557B4"/>
    <w:rsid w:val="00E571F6"/>
    <w:rsid w:val="00E57F81"/>
    <w:rsid w:val="00E64597"/>
    <w:rsid w:val="00E65A63"/>
    <w:rsid w:val="00E74607"/>
    <w:rsid w:val="00E802D3"/>
    <w:rsid w:val="00E833D4"/>
    <w:rsid w:val="00E83E28"/>
    <w:rsid w:val="00E9152B"/>
    <w:rsid w:val="00E93E22"/>
    <w:rsid w:val="00EA27B3"/>
    <w:rsid w:val="00EA3398"/>
    <w:rsid w:val="00EB14F4"/>
    <w:rsid w:val="00EB16AB"/>
    <w:rsid w:val="00EC03DB"/>
    <w:rsid w:val="00EC6FB8"/>
    <w:rsid w:val="00EC7A60"/>
    <w:rsid w:val="00ED0CF2"/>
    <w:rsid w:val="00ED1E23"/>
    <w:rsid w:val="00ED258E"/>
    <w:rsid w:val="00ED345B"/>
    <w:rsid w:val="00ED583E"/>
    <w:rsid w:val="00EE5B60"/>
    <w:rsid w:val="00EE6C8C"/>
    <w:rsid w:val="00EF1194"/>
    <w:rsid w:val="00EF65FF"/>
    <w:rsid w:val="00EF7518"/>
    <w:rsid w:val="00F00919"/>
    <w:rsid w:val="00F02ABD"/>
    <w:rsid w:val="00F04583"/>
    <w:rsid w:val="00F11250"/>
    <w:rsid w:val="00F12415"/>
    <w:rsid w:val="00F14E92"/>
    <w:rsid w:val="00F217C4"/>
    <w:rsid w:val="00F30B37"/>
    <w:rsid w:val="00F34548"/>
    <w:rsid w:val="00F3577B"/>
    <w:rsid w:val="00F3796F"/>
    <w:rsid w:val="00F42A8B"/>
    <w:rsid w:val="00F5176A"/>
    <w:rsid w:val="00F53B00"/>
    <w:rsid w:val="00F54C62"/>
    <w:rsid w:val="00F55CC7"/>
    <w:rsid w:val="00F560D5"/>
    <w:rsid w:val="00F568E6"/>
    <w:rsid w:val="00F623F6"/>
    <w:rsid w:val="00F66CAF"/>
    <w:rsid w:val="00F71207"/>
    <w:rsid w:val="00F77C37"/>
    <w:rsid w:val="00F83ECC"/>
    <w:rsid w:val="00F8689C"/>
    <w:rsid w:val="00F87EA7"/>
    <w:rsid w:val="00F90DD3"/>
    <w:rsid w:val="00F9671B"/>
    <w:rsid w:val="00F975AC"/>
    <w:rsid w:val="00F975E2"/>
    <w:rsid w:val="00FA16FC"/>
    <w:rsid w:val="00FB0596"/>
    <w:rsid w:val="00FB09D0"/>
    <w:rsid w:val="00FC2D33"/>
    <w:rsid w:val="00FC30D1"/>
    <w:rsid w:val="00FC757A"/>
    <w:rsid w:val="00FC7C43"/>
    <w:rsid w:val="00FD08B0"/>
    <w:rsid w:val="00FD1B42"/>
    <w:rsid w:val="00FD5CF7"/>
    <w:rsid w:val="00FE3CE6"/>
    <w:rsid w:val="00FE48D1"/>
    <w:rsid w:val="00FE5E0F"/>
    <w:rsid w:val="00FE7425"/>
    <w:rsid w:val="00FF3A22"/>
    <w:rsid w:val="00FF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936065-B08F-476C-ABAA-EFF36DA5E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EED"/>
  </w:style>
  <w:style w:type="paragraph" w:styleId="1">
    <w:name w:val="heading 1"/>
    <w:basedOn w:val="a"/>
    <w:next w:val="a"/>
    <w:link w:val="10"/>
    <w:uiPriority w:val="9"/>
    <w:qFormat/>
    <w:rsid w:val="004618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02D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E0FA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2D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8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46180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56C5F"/>
    <w:pPr>
      <w:tabs>
        <w:tab w:val="left" w:pos="880"/>
        <w:tab w:val="right" w:leader="dot" w:pos="9628"/>
      </w:tabs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6180C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46180C"/>
    <w:pPr>
      <w:spacing w:after="100"/>
      <w:ind w:left="440"/>
    </w:pPr>
    <w:rPr>
      <w:rFonts w:eastAsiaTheme="minorEastAsia" w:cs="Times New Roman"/>
      <w:lang w:eastAsia="ru-RU"/>
    </w:rPr>
  </w:style>
  <w:style w:type="character" w:styleId="a4">
    <w:name w:val="Strong"/>
    <w:basedOn w:val="a0"/>
    <w:uiPriority w:val="22"/>
    <w:qFormat/>
    <w:rsid w:val="00422A03"/>
    <w:rPr>
      <w:b/>
      <w:bCs/>
    </w:rPr>
  </w:style>
  <w:style w:type="paragraph" w:styleId="a5">
    <w:name w:val="Title"/>
    <w:basedOn w:val="a"/>
    <w:next w:val="a"/>
    <w:link w:val="a6"/>
    <w:uiPriority w:val="10"/>
    <w:qFormat/>
    <w:rsid w:val="00422A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422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7">
    <w:name w:val="Book Title"/>
    <w:basedOn w:val="a0"/>
    <w:uiPriority w:val="33"/>
    <w:qFormat/>
    <w:rsid w:val="00422A03"/>
    <w:rPr>
      <w:b/>
      <w:bCs/>
      <w:i/>
      <w:iCs/>
      <w:spacing w:val="5"/>
    </w:rPr>
  </w:style>
  <w:style w:type="character" w:customStyle="1" w:styleId="r-crgep1">
    <w:name w:val="r-crgep1"/>
    <w:basedOn w:val="a0"/>
    <w:rsid w:val="00C433D0"/>
  </w:style>
  <w:style w:type="paragraph" w:styleId="a8">
    <w:name w:val="List Paragraph"/>
    <w:basedOn w:val="a"/>
    <w:uiPriority w:val="34"/>
    <w:qFormat/>
    <w:rsid w:val="00D50AD6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79216C"/>
    <w:rPr>
      <w:rFonts w:ascii="Courier New" w:eastAsia="Times New Roman" w:hAnsi="Courier New" w:cs="Courier New"/>
      <w:sz w:val="20"/>
      <w:szCs w:val="20"/>
    </w:rPr>
  </w:style>
  <w:style w:type="character" w:styleId="a9">
    <w:name w:val="Emphasis"/>
    <w:basedOn w:val="a0"/>
    <w:uiPriority w:val="20"/>
    <w:qFormat/>
    <w:rsid w:val="00C36B35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E0FA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baseqcuow">
    <w:name w:val="base_qcuow"/>
    <w:basedOn w:val="a0"/>
    <w:rsid w:val="009E0FA8"/>
  </w:style>
  <w:style w:type="character" w:customStyle="1" w:styleId="20">
    <w:name w:val="Заголовок 2 Знак"/>
    <w:basedOn w:val="a0"/>
    <w:link w:val="2"/>
    <w:uiPriority w:val="9"/>
    <w:rsid w:val="00502D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502DE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rcx-box">
    <w:name w:val="rcx-box"/>
    <w:basedOn w:val="a0"/>
    <w:rsid w:val="0090711C"/>
  </w:style>
  <w:style w:type="character" w:styleId="aa">
    <w:name w:val="Hyperlink"/>
    <w:basedOn w:val="a0"/>
    <w:uiPriority w:val="99"/>
    <w:unhideWhenUsed/>
    <w:rsid w:val="00CD56FB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0A2E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0A2EBD"/>
    <w:rPr>
      <w:rFonts w:ascii="Segoe UI" w:hAnsi="Segoe UI" w:cs="Segoe UI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31FF8"/>
  </w:style>
  <w:style w:type="paragraph" w:styleId="af">
    <w:name w:val="footer"/>
    <w:basedOn w:val="a"/>
    <w:link w:val="af0"/>
    <w:uiPriority w:val="99"/>
    <w:unhideWhenUsed/>
    <w:rsid w:val="00D31F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D31FF8"/>
  </w:style>
  <w:style w:type="paragraph" w:customStyle="1" w:styleId="Headingv1">
    <w:name w:val="Heading.v1"/>
    <w:basedOn w:val="a5"/>
    <w:link w:val="Headingv1Char"/>
    <w:qFormat/>
    <w:rsid w:val="00D31FF8"/>
    <w:rPr>
      <w:rFonts w:cstheme="majorHAnsi"/>
      <w:b/>
    </w:rPr>
  </w:style>
  <w:style w:type="character" w:customStyle="1" w:styleId="Headingv1Char">
    <w:name w:val="Heading.v1 Char"/>
    <w:basedOn w:val="a6"/>
    <w:link w:val="Headingv1"/>
    <w:rsid w:val="00D31FF8"/>
    <w:rPr>
      <w:rFonts w:asciiTheme="majorHAnsi" w:eastAsiaTheme="majorEastAsia" w:hAnsiTheme="majorHAnsi" w:cstheme="majorHAnsi"/>
      <w:b/>
      <w:spacing w:val="-10"/>
      <w:kern w:val="28"/>
      <w:sz w:val="56"/>
      <w:szCs w:val="56"/>
    </w:rPr>
  </w:style>
  <w:style w:type="paragraph" w:customStyle="1" w:styleId="Heading1v2">
    <w:name w:val="Heading1.v2"/>
    <w:basedOn w:val="1"/>
    <w:link w:val="Heading1v2Char"/>
    <w:qFormat/>
    <w:rsid w:val="00D31FF8"/>
    <w:rPr>
      <w:b/>
      <w:sz w:val="48"/>
    </w:rPr>
  </w:style>
  <w:style w:type="character" w:customStyle="1" w:styleId="Heading1v2Char">
    <w:name w:val="Heading1.v2 Char"/>
    <w:basedOn w:val="10"/>
    <w:link w:val="Heading1v2"/>
    <w:rsid w:val="00D31FF8"/>
    <w:rPr>
      <w:rFonts w:asciiTheme="majorHAnsi" w:eastAsiaTheme="majorEastAsia" w:hAnsiTheme="majorHAnsi" w:cstheme="majorBidi"/>
      <w:b/>
      <w:color w:val="2E74B5" w:themeColor="accent1" w:themeShade="BF"/>
      <w:sz w:val="48"/>
      <w:szCs w:val="32"/>
    </w:rPr>
  </w:style>
  <w:style w:type="paragraph" w:customStyle="1" w:styleId="Heading2v2">
    <w:name w:val="Heading2.v2"/>
    <w:basedOn w:val="2"/>
    <w:link w:val="Heading2v2Char"/>
    <w:qFormat/>
    <w:rsid w:val="00D31FF8"/>
    <w:pPr>
      <w:numPr>
        <w:numId w:val="1"/>
      </w:numPr>
      <w:ind w:left="709" w:hanging="339"/>
    </w:pPr>
    <w:rPr>
      <w:sz w:val="44"/>
      <w:szCs w:val="44"/>
    </w:rPr>
  </w:style>
  <w:style w:type="character" w:customStyle="1" w:styleId="Heading2v2Char">
    <w:name w:val="Heading2.v2 Char"/>
    <w:basedOn w:val="10"/>
    <w:link w:val="Heading2v2"/>
    <w:rsid w:val="006E32D9"/>
    <w:rPr>
      <w:rFonts w:asciiTheme="majorHAnsi" w:eastAsiaTheme="majorEastAsia" w:hAnsiTheme="majorHAnsi" w:cstheme="majorBidi"/>
      <w:color w:val="2E74B5" w:themeColor="accent1" w:themeShade="BF"/>
      <w:sz w:val="44"/>
      <w:szCs w:val="44"/>
    </w:rPr>
  </w:style>
  <w:style w:type="paragraph" w:customStyle="1" w:styleId="Heading3v2">
    <w:name w:val="Heading3.v2"/>
    <w:basedOn w:val="3"/>
    <w:link w:val="Heading3v2Char"/>
    <w:qFormat/>
    <w:rsid w:val="00D31FF8"/>
    <w:pPr>
      <w:numPr>
        <w:ilvl w:val="1"/>
        <w:numId w:val="2"/>
      </w:numPr>
    </w:pPr>
    <w:rPr>
      <w:sz w:val="40"/>
      <w:szCs w:val="40"/>
    </w:rPr>
  </w:style>
  <w:style w:type="character" w:customStyle="1" w:styleId="Heading3v2Char">
    <w:name w:val="Heading3.v2 Char"/>
    <w:basedOn w:val="10"/>
    <w:link w:val="Heading3v2"/>
    <w:rsid w:val="006E32D9"/>
    <w:rPr>
      <w:rFonts w:asciiTheme="majorHAnsi" w:eastAsiaTheme="majorEastAsia" w:hAnsiTheme="majorHAnsi" w:cstheme="majorBidi"/>
      <w:color w:val="1F4D78" w:themeColor="accent1" w:themeShade="7F"/>
      <w:sz w:val="40"/>
      <w:szCs w:val="40"/>
    </w:rPr>
  </w:style>
  <w:style w:type="table" w:styleId="af1">
    <w:name w:val="Table Grid"/>
    <w:basedOn w:val="a1"/>
    <w:uiPriority w:val="39"/>
    <w:rsid w:val="00987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basedOn w:val="a"/>
    <w:uiPriority w:val="99"/>
    <w:semiHidden/>
    <w:unhideWhenUsed/>
    <w:rsid w:val="00E143AB"/>
    <w:rPr>
      <w:rFonts w:ascii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3726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7262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7262E"/>
  </w:style>
  <w:style w:type="paragraph" w:styleId="af3">
    <w:name w:val="Revision"/>
    <w:hidden/>
    <w:uiPriority w:val="99"/>
    <w:semiHidden/>
    <w:rsid w:val="00C6211A"/>
    <w:pPr>
      <w:spacing w:after="0" w:line="240" w:lineRule="auto"/>
    </w:pPr>
  </w:style>
  <w:style w:type="paragraph" w:styleId="41">
    <w:name w:val="toc 4"/>
    <w:basedOn w:val="a"/>
    <w:next w:val="a"/>
    <w:autoRedefine/>
    <w:uiPriority w:val="39"/>
    <w:unhideWhenUsed/>
    <w:rsid w:val="00882505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"/>
    <w:next w:val="a"/>
    <w:autoRedefine/>
    <w:uiPriority w:val="39"/>
    <w:unhideWhenUsed/>
    <w:rsid w:val="00882505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"/>
    <w:next w:val="a"/>
    <w:autoRedefine/>
    <w:uiPriority w:val="39"/>
    <w:unhideWhenUsed/>
    <w:rsid w:val="00882505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"/>
    <w:next w:val="a"/>
    <w:autoRedefine/>
    <w:uiPriority w:val="39"/>
    <w:unhideWhenUsed/>
    <w:rsid w:val="00882505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"/>
    <w:next w:val="a"/>
    <w:autoRedefine/>
    <w:uiPriority w:val="39"/>
    <w:unhideWhenUsed/>
    <w:rsid w:val="00882505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"/>
    <w:next w:val="a"/>
    <w:autoRedefine/>
    <w:uiPriority w:val="39"/>
    <w:unhideWhenUsed/>
    <w:rsid w:val="00882505"/>
    <w:pPr>
      <w:spacing w:after="100"/>
      <w:ind w:left="1760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9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6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1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34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64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050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39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873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28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5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021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187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14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70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755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89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25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52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39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68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950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1291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1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4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81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031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4936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87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16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216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8305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416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9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3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6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81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750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5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58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9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8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38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0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5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0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4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23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2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9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7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4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21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3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95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71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9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8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46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1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231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7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71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77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1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9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3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407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38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42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4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564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5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9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01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81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92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05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8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33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4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82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50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521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35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9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21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7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40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6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53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0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318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7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55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8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0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142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29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01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6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2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16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78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86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84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511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42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66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83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823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210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65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8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0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79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201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60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3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1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51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73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7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601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986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7397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56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1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340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6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99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3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3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8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65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7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7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93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5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4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96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8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3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42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38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55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1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8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3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45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21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397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514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18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698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5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89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6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63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76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74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841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0575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68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3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1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5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63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79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488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485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79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105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39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571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472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3164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5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712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10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1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384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207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6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1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469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349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2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338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02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8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5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017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7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6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64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44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1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05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4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15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972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91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24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543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3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40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62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4093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7693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15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441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0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32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269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4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19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5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43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0855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227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697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618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696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54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09241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842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41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04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837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012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751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99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197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281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72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89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2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7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8746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7F6416"/>
            <w:bottom w:val="none" w:sz="0" w:space="0" w:color="auto"/>
            <w:right w:val="none" w:sz="0" w:space="0" w:color="auto"/>
          </w:divBdr>
        </w:div>
      </w:divsChild>
    </w:div>
    <w:div w:id="320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3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8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67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613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02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43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71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4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85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438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10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8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92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50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34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612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430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9618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63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23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09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7862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4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59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73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2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26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47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06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25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6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1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93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13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8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52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4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3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6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7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5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5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17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34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405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5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47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956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3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56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938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2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9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9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89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51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65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47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86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68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270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037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973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0152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5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6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956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5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69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8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580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31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61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26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06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059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1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75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94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0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755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42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12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76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2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9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537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88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44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32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70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77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0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952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060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4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7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32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15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1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37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69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235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04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250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40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833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632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0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9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3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8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705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880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712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427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28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4671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64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4679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036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297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3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45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26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83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1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0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65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5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815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98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656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6523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92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9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70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522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55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9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631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90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26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6187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1490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90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9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94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3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4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9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4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48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79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37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7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34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87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80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4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7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2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9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0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650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49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45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7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68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24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66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0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7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7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7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718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13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1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63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85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3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31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8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6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762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57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732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13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108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97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32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8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51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77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8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9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4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353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0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93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115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4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461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93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49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6172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172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6423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24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10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13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81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13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83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4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6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06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3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94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31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6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6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033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4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19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4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28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53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6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43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36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0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1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32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342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94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212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28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9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604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030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0818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24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664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7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6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039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8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0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7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27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4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56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1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4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9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81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61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7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6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239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57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2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44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307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8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8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9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7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53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1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9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4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57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06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5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464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10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95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6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298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702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105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909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06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07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5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663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61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9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53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5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1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4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3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555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43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3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7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7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7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6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849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3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94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0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69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2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7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43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0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319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12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33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64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56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75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23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58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03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8008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06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90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6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89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83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42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99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3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8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4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1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86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281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2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07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84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486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003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18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4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2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9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33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86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9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65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167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1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6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94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7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4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6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49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94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8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18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50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39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51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674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71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0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542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5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6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77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75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95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4190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104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76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07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20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5455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269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19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74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52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225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555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757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43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51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324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318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105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698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21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410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80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248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28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25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78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17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265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41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03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8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22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327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7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1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541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21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23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56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44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34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59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4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89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244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9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18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89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64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95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7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174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03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43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2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1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233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34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6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8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22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1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86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45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1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60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6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1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10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5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78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887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19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45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56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6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3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5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516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917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7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72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2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3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4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553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15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47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9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0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8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273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05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726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03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70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72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625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4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5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9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006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01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47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5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19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84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4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5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58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83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5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1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1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884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66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647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44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1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4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69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6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9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5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43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02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1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32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11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4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9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6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20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5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92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62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566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539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697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141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6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5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362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3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88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42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8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9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600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083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59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71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07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33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30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17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6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45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566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729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9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82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69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0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6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1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36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45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0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90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0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0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084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0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6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50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7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4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984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75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1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05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6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11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535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1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95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7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8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300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9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14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99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83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9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93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4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15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60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81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3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08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5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32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3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8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2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1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63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16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1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05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99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5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3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06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63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998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199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3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06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10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7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908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66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6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5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3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6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47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0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77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49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89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49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9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5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496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2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85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5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1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7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66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7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74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86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492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8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42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7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27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935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7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42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73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3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7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01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7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2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45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49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6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87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94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1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257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9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83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93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50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81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0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1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57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18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14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38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73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2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6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85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25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198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19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822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13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475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18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253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40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498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55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15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1193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948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5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2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96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64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290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4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96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4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55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208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0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68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48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57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84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8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026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3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105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269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3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08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74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58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407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057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1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2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5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0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9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39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156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8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1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393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38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4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73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1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7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9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5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51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62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93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2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0260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9008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9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7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4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11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50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158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04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36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75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1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28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13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63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850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81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837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05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2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882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17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84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85860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7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92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57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73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42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80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3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30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97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31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176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352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98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45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9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1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7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052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61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3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7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7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8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46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115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060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44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4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68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672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708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93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592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159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84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467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604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486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0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9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836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328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5471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15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7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96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5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14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015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9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266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1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01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31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44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735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82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5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32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30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293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521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298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8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3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21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20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9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4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198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53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4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55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665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4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91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6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59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8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9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6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59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41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4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53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9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566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370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7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461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2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09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888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139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28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2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11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30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671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6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9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43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57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39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487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06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1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42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0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76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8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846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50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9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3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21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74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77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60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63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097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06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952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951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95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5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375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024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95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11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640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58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68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2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6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93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7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76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3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1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32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29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0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84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32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262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17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7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18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496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85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153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48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13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8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1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316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6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0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3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6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6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8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73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7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33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6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26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64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303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564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533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279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335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887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393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14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2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1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804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50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87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35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11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2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7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52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9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4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066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3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1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52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7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97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51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8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957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22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0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21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9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62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89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19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03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21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53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3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1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89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51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9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296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0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87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5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88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954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8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5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304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106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80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2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43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12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32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8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8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47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7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16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7F6416"/>
            <w:bottom w:val="none" w:sz="0" w:space="0" w:color="auto"/>
            <w:right w:val="none" w:sz="0" w:space="0" w:color="auto"/>
          </w:divBdr>
        </w:div>
      </w:divsChild>
    </w:div>
    <w:div w:id="1051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711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68447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5145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9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481553"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409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96461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2648022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1066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3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64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777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946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695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9303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8438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03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43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019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19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916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4126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03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2584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950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23021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00974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33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42111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51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4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1086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454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767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95927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0517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2900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6715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1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62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998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4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6839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6881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868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48149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2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80119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7073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2408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51661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45267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2272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2148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5229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9513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03002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1771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18375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2957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4210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27366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52688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414010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437271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7273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9488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7497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4053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19287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03825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84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54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7690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629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4999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2776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90303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10605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52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0330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359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7273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85398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472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13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5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1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75519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0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2767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7387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818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7230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39325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620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86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60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0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219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3134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1977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06752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259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54862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540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98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1287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56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780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65732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1738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3418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86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1329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76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2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3213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17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4669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69037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6329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544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5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5772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61582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22355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942007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69991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76198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81531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6425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1245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11713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86952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295515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1300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61485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0262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0268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87270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09249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4606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6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3589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61533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7973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9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08380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1155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12661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51203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073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9244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3115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592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8108961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5214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34559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2310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7579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379218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4200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15688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181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5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0014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68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4439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5135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1009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058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35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22281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877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2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8356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21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039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83535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018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37073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79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37250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8777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0269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52675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13307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5010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95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4681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6545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5581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485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12774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4001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95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07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4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647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85621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8371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9371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1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06580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72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4402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9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212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406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878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624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0059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139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06551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24308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71821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734409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073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89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2615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84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686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08962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615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202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4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5302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932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4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7956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810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9327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160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0065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4795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0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342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8929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46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61730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8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1930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9555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0996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8861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91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31896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27637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71095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51791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549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58942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94194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2560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97230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8121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3074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7533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3636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6679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5413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74580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15627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4393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5202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1891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80850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56834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49983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997177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009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74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07342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0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84199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339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485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1630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07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25015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153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78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66246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065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88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02549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4614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8198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6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2086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3188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7740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719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0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4723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8531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45659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8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7033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1548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0511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0588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11112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6023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3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6646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6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5653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6618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36297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7701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631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3810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49472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135514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1439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792661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3646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0067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36803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77628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681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5721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6994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486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14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20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1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6303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600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7737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8168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41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2800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533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9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2083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02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30420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72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89271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419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036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2823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6780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37731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521956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30929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02272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175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17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4131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65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4610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60011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27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30677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736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74552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649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5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1359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96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75424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9858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713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2579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60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42375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3382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28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066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9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3182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9478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70975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9586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7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7229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06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861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737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7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5477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30844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6195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698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34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1623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4062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44981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5058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5488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7234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863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75863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37693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81757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55357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33357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247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4274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84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0071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0733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223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4811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14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5362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5462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90008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913973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6530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257524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029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20249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57759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1753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87654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83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203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77855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21872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30831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2995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68093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2811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5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2588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76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21155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277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343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6151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65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936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78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04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331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10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76218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310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821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355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323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208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259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36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46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6089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5644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92107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9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079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897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46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6049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68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4169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473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8799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1869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329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48644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7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67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79929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952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760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5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3234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19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709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16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8660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8281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9381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444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10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2199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217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43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2839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78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156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568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8466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8603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63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1310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158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829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34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70655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8477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9954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70693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2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3665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239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0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3940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20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295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1312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74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0719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42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40491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701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16771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83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825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27431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9913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3212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686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1508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456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88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3980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50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252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88920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92432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9346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99336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6786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9265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69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728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0074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83568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4384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40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8410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92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3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4673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8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91094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88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367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45130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3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7497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382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826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1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15875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0424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36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7484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9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4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37843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54710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03776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146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724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7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85173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78926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1104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86331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23606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0689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7208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97019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96249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0395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52484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243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3239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96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5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592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4266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480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114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1153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71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662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59430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6953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484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41612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58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9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01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18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8405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7745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9647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022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268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557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2399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3073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072104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09160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56515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968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994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306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170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116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72636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6954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94762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74316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132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9228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99335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9636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109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607735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840062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335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3374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7926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60286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21852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86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1974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3611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48373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088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57029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7871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17630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5305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4645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07199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390362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2473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6697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4617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8209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481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68078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6352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1424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02361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64345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389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88088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46197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923895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1060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70062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5126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824514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8002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7634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9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3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5249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775897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001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2254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18077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6313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93717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507654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88115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78310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5942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0591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7943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701039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55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85746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578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2695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36659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729109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2044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3113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9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1487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4220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2319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17601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2656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6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5445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21413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8594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024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76118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39980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61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02824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08838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94542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0261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9581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82024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17162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6361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003811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904487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2420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1265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67145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2917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19978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08043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64288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986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96438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26036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86252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99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10844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0452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4980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574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89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24821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5012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826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77279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2206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30319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96398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8827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699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5116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015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9965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532570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008593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6786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04807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98287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527488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1610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02278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84736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95029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7248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73166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5140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69079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91107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84438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2648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38830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331563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3005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4332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530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219916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35809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11326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312284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91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80203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895427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052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8511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2387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84018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6241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29815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1655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2854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7424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28958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14609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8185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686019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0318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3341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5891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06948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1248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8630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37822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374357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4968738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30494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029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4116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6481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0825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31145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8878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241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000000"/>
                                                                                                    <w:left w:val="single" w:sz="2" w:space="0" w:color="000000"/>
                                                                                                    <w:bottom w:val="single" w:sz="2" w:space="0" w:color="000000"/>
                                                                                                    <w:right w:val="single" w:sz="2" w:space="0" w:color="000000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5987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58260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single" w:sz="2" w:space="0" w:color="000000"/>
                                                                                                            <w:left w:val="single" w:sz="2" w:space="0" w:color="000000"/>
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<w:right w:val="single" w:sz="2" w:space="0" w:color="000000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2631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single" w:sz="2" w:space="0" w:color="000000"/>
                                                                                                                <w:left w:val="single" w:sz="2" w:space="0" w:color="000000"/>
                                                                                                                <w:bottom w:val="single" w:sz="2" w:space="0" w:color="000000"/>
                                                                                                                <w:right w:val="single" w:sz="2" w:space="0" w:color="000000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38562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70263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687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4489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0104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32246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29079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065646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032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3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83871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90930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455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01614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625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023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26500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53448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620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890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2872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16932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134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095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79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5363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733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2107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27647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7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17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4088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3994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2602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447237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6911819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016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3771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276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4198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9587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48905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42201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9542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1795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08153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1103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304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210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27221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4250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86962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62920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269025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1618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3718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47988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557482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6558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07116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3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08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625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0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1454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2866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617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0233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12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6945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381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2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5078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74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6555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1259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394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8399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118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5925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135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12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07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6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7537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65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399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8681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48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83285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0553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4578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435918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49430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944693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117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6506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3034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26470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42455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2370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15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3040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27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706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6919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70633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8602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20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9713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49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96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483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2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835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9397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137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4665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77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7501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6058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99908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5589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450036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512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02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84097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6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2112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397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4302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595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59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6508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2309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3863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77808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51529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17200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262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0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390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2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3286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7948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0763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34324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847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6880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4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1588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92130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4006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7331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59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519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40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7384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07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249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7632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7540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14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1918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942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108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5871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996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1567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3017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4430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31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4174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66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270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4989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65450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501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45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6731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686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2239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9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3290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5400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91827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7984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59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1258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3172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2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66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75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9573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0350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87856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844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407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925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84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3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33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8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2619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876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40615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627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5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3863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06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866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0114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6066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1028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7604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29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7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3370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624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46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742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00517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498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7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67139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00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5485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7454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4818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34265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93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417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13840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3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5153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7481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6388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14768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0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24153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68607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91670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42701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029183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87372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843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886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6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9395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7057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8390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754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29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374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68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31344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20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180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337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39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454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48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987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81064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7F6416"/>
            <w:bottom w:val="none" w:sz="0" w:space="0" w:color="auto"/>
            <w:right w:val="none" w:sz="0" w:space="0" w:color="auto"/>
          </w:divBdr>
        </w:div>
      </w:divsChild>
    </w:div>
    <w:div w:id="11316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3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0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7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4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301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1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86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40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30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1865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540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42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98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0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47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168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1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93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6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9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97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59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74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2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25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41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382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18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41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698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0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9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9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822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3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225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9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8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69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650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745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042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9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80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4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816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914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8810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6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425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9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33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5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06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7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2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54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8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84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32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43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5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0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6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16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4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70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01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3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45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89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37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76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1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359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81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4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04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5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18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4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05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1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43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1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3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86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6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746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9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31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9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37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52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49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1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63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574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16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7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6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2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5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5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21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2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913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25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2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513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131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87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1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53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688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650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856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78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15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650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6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706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41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21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971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4798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890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26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105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73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29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40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99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39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2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961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07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5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14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7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085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90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91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33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274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6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4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59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6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24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48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39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7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0048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011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36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9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99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18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8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78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355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32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1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5540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243492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8188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6493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99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3163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262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44036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46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688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2714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09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40390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53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427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49002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0370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730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6757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33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9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3179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12626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417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8935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21176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92574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0377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7716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7154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762525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3191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17965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82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2864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455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9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4610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85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197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825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91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070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49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9336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783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814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469195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16697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428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5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7986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65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6134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3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5530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525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114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47482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61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870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5456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8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9176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2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9818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39407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6800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39296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6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651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73162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6139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028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30350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002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1925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6415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03231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28847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1045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90878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003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69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301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47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4121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2118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7777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5250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1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16348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4203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8994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6723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44142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3320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6819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78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8337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4049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09546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1821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2151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533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7253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06605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067462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95433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49551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961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18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346583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6716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9082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54628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38848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6535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21416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681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952174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486178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738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8173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57977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6960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208804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06147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7089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09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92509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5796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2227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38540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5352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41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1223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436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0474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95913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32370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00509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203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71731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20979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61841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93267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499270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09139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25364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66617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84152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74189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957755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4991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26943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312370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1886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864503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052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203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14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21728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1283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5616472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4746843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0161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10911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184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9707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26247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927371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90478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167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753362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63880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75576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11039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04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85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9441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6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9462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1891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9802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57641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21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85375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057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821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255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0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02262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782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3621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550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43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2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1969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856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6640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6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58802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85039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0186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0757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7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4374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68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995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6386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03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6695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38243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6208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5345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690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2637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553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17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39163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15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751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107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43165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8874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09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65591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7041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37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2309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5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394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1067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2619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7625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55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99098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79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1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0822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16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831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6906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1788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3487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009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87828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61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590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83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601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95416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7886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851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7825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003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8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5241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3277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67162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2527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464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23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39093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534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49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0876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2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83787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1021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825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2928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139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32673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23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0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9147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4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1772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3940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1011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896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17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14199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975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33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89538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525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5924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8198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0099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296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33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5086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57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03793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1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2047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5882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358316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3140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8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106877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1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44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0313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762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1179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4813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1013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9245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3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5384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7840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6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89070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0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7768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5855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850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547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9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8359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38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24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5923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647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00940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533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97024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4150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840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5944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9294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3805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867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64338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8995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49844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67451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40291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27663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50996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12183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8924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9133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84655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97057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32144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4842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20660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3432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0425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85044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92720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84010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266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128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05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72446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5178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7878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9338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102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189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17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68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43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76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73453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85173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31188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3794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09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90281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10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903968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212568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32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244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26249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56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36709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7F6416"/>
            <w:bottom w:val="none" w:sz="0" w:space="0" w:color="auto"/>
            <w:right w:val="none" w:sz="0" w:space="0" w:color="auto"/>
          </w:divBdr>
        </w:div>
      </w:divsChild>
    </w:div>
    <w:div w:id="13463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5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7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50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59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2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045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20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95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89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7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205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6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90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22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96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739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72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1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944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2513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06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5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1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2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49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1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92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2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4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55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3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823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48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46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897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4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447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232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56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655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17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151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8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492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93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185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66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110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0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6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06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4944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133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233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1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42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15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6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12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352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04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621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78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2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778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2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3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616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11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05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8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68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07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4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474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3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25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48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58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834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9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7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5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803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66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50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5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354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123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270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149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319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9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1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4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61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00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73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90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37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3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34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12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230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278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39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0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0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0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4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65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0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6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270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38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8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7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528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1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0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95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22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60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3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840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3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69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82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645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4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2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6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5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810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65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03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85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96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07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198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10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8501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54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23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888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667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1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63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90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25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70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9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6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14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01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1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2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9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4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2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92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17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8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0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270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500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33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4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9966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77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9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5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52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6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7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431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120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4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2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79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60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92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337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62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54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6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6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27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0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38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79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08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560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8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15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94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81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06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288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63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96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0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077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6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824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4067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08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808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01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39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368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79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42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7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2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9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23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25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98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50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678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19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677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268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03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72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7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4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8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3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382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659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8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2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5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8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7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06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9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775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92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3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531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49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381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25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833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7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841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3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34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6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9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86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62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9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29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5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9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7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1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2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9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2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513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03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3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0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52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3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265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80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5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78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9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3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2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66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7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07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58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6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17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6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30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49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66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0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46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59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9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27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353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52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8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9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2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12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47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09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557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40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86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477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954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25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149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55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34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742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0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632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946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012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16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2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89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91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94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992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87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2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8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31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041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5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5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1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908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0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47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93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89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67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07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340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439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9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64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81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7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365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030337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39416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2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833569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154785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30" w:color="000000"/>
            <w:right w:val="single" w:sz="2" w:space="0" w:color="000000"/>
          </w:divBdr>
          <w:divsChild>
            <w:div w:id="161999334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2508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7266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7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4816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57643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9546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4658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510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1928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83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97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6833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81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0703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85534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2954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4616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588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9218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842011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93592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263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54923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7062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8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95448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7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6091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3101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861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17489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2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38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25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8404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8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9539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0210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630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4377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967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14849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396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97650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12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85063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775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2643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123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0834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212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7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6289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4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73198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7857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10509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5828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7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63348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451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59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8784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760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46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6256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0429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85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68691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765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9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97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690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412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6770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12414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392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31546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294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9258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4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9918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37118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14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66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971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9144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3245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2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0566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5198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844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5105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7137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358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7316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174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295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5817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4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203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8685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7325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113820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5056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330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043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0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211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0254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27592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613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3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0356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47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9493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57248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42936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08512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0468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464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890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45840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07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7713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05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458689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61030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65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90035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856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91716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2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11413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324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6137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6191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30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32004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882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6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125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36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952319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3251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74377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97750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651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67754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732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7490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415056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855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48308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403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196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359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12095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4311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7548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478544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403870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2561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2836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2558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04068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769928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8246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434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73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61055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42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5045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0660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103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398429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3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69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2490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1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8230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80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57512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45976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5712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3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40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107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64856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4913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1311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7770952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69922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758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695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524487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06336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58297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979917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007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38760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36004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54326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55072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64032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46812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38079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5620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67157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15210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881854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606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0530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623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7103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0255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41581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3659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32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46211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24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079138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6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939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0969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75794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0096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10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7049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038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66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35241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42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7081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05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5741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2881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9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6603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39907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823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51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654452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83616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781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4974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35544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57096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041083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305863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668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850288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6848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63562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9705488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978797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608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462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61855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44184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69833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203149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580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073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081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300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30862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0002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97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5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2281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501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47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8699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47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0827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0955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7018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3692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069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4740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604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840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26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1899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175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482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854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941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7150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047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84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455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158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620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144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96596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4507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731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4633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5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223109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94948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87921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30079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499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6625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873375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77700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7022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723992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07417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6389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7242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504010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86777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5125722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301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544899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17460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82031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276610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8786671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2436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50908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772237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04061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6782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557666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014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592473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944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666741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76002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5709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527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20911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2954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82913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194459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3158334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511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9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181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25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797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6026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40509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5441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6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61035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2795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64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2673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91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245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1408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82320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17785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60319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3032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6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931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23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83218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198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3201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73624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567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035957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5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59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02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44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4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21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9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349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75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30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85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996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91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230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71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6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90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0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07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7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7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08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4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87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88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26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1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02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9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05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85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88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8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95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5676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1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3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8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50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685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24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610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52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38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433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6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53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81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36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59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89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669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7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7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037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5658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636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109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5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897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5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6067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577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324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58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60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154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1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678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9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40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98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829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0210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0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4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36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5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88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614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29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693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90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8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0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9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01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1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37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0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1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8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05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9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070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46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85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1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73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55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6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31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70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58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3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33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7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435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67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46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15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52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5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7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4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22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5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719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225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0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6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52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47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92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6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32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57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40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15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27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7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4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58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8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0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42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63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03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400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388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20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12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41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7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8601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1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444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1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7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29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04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21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9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0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95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9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19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89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68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2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4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8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21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98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333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03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097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16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478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401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93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322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09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7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55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397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575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44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851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056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2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1096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8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5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83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4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21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91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9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1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9874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7F6416"/>
            <w:bottom w:val="none" w:sz="0" w:space="0" w:color="auto"/>
            <w:right w:val="none" w:sz="0" w:space="0" w:color="auto"/>
          </w:divBdr>
        </w:div>
      </w:divsChild>
    </w:div>
    <w:div w:id="18794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1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0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78">
          <w:blockQuote w:val="1"/>
          <w:marLeft w:val="0"/>
          <w:marRight w:val="0"/>
          <w:marTop w:val="100"/>
          <w:marBottom w:val="100"/>
          <w:divBdr>
            <w:top w:val="none" w:sz="0" w:space="0" w:color="auto"/>
            <w:left w:val="single" w:sz="24" w:space="0" w:color="7F6416"/>
            <w:bottom w:val="none" w:sz="0" w:space="0" w:color="auto"/>
            <w:right w:val="none" w:sz="0" w:space="0" w:color="auto"/>
          </w:divBdr>
        </w:div>
      </w:divsChild>
    </w:div>
    <w:div w:id="20454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6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3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5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49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768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894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5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86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547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5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10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49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5822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823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5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4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28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3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2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5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2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13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1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392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55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66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8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0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nit.chat@unicomm.pro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rocket.chat/v1/docs/set-password-policy-and-histor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89BD2-F34B-4195-9B65-7D3268258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21324</Words>
  <Characters>121550</Characters>
  <Application>Microsoft Office Word</Application>
  <DocSecurity>0</DocSecurity>
  <Lines>1012</Lines>
  <Paragraphs>285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</dc:creator>
  <cp:keywords/>
  <dc:description/>
  <cp:lastModifiedBy>SiN</cp:lastModifiedBy>
  <cp:revision>59</cp:revision>
  <cp:lastPrinted>2026-07-09T11:45:00Z</cp:lastPrinted>
  <dcterms:created xsi:type="dcterms:W3CDTF">2025-04-21T12:02:00Z</dcterms:created>
  <dcterms:modified xsi:type="dcterms:W3CDTF">2026-07-09T11:46:00Z</dcterms:modified>
</cp:coreProperties>
</file>